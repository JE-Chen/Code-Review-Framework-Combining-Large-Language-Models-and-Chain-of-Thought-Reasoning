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8BDFD" w14:textId="75632B1A" w:rsidR="004F3E6F" w:rsidDel="00C54469" w:rsidRDefault="00B716B0" w:rsidP="004F3E6F">
      <w:pPr>
        <w:jc w:val="center"/>
        <w:rPr>
          <w:del w:id="0" w:author="Lee Tim" w:date="2026-04-18T21:03:00Z"/>
          <w:rFonts w:eastAsia="標楷體"/>
          <w:b/>
          <w:sz w:val="28"/>
        </w:rPr>
      </w:pPr>
      <w:r>
        <w:rPr>
          <w:rFonts w:eastAsia="標楷體" w:hint="eastAsia"/>
          <w:b/>
          <w:sz w:val="28"/>
        </w:rPr>
        <w:t>基於</w:t>
      </w:r>
      <w:r w:rsidR="00BB6A5C" w:rsidRPr="00BB6A5C">
        <w:rPr>
          <w:rFonts w:eastAsia="標楷體" w:hint="eastAsia"/>
          <w:b/>
          <w:sz w:val="28"/>
        </w:rPr>
        <w:t>大語言模型和思維鏈推理的程式碼審查框架</w:t>
      </w:r>
    </w:p>
    <w:p w14:paraId="3ED258CC" w14:textId="77777777" w:rsidR="00BB6A5C" w:rsidRPr="00AD1E27" w:rsidRDefault="00BB6A5C" w:rsidP="00DC1AB5">
      <w:pPr>
        <w:jc w:val="center"/>
        <w:rPr>
          <w:rFonts w:eastAsia="標楷體"/>
          <w:b/>
          <w:sz w:val="28"/>
        </w:rPr>
      </w:pPr>
    </w:p>
    <w:p w14:paraId="095882A5" w14:textId="77777777" w:rsidR="00BB6A5C" w:rsidRDefault="00BB6A5C">
      <w:pPr>
        <w:jc w:val="center"/>
        <w:rPr>
          <w:rFonts w:eastAsia="標楷體"/>
          <w:b/>
          <w:sz w:val="28"/>
        </w:rPr>
      </w:pPr>
      <w:r w:rsidRPr="00BB6A5C">
        <w:rPr>
          <w:rFonts w:eastAsia="標楷體"/>
          <w:b/>
          <w:sz w:val="28"/>
        </w:rPr>
        <w:t xml:space="preserve">A </w:t>
      </w:r>
      <w:r>
        <w:rPr>
          <w:rFonts w:eastAsia="標楷體" w:hint="eastAsia"/>
          <w:b/>
          <w:sz w:val="28"/>
        </w:rPr>
        <w:t>C</w:t>
      </w:r>
      <w:r w:rsidRPr="00BB6A5C">
        <w:rPr>
          <w:rFonts w:eastAsia="標楷體"/>
          <w:b/>
          <w:sz w:val="28"/>
        </w:rPr>
        <w:t xml:space="preserve">ode </w:t>
      </w:r>
      <w:r>
        <w:rPr>
          <w:rFonts w:eastAsia="標楷體" w:hint="eastAsia"/>
          <w:b/>
          <w:sz w:val="28"/>
        </w:rPr>
        <w:t>R</w:t>
      </w:r>
      <w:r w:rsidRPr="00BB6A5C">
        <w:rPr>
          <w:rFonts w:eastAsia="標楷體"/>
          <w:b/>
          <w:sz w:val="28"/>
        </w:rPr>
        <w:t xml:space="preserve">eview </w:t>
      </w:r>
      <w:r>
        <w:rPr>
          <w:rFonts w:eastAsia="標楷體" w:hint="eastAsia"/>
          <w:b/>
          <w:sz w:val="28"/>
        </w:rPr>
        <w:t>F</w:t>
      </w:r>
      <w:r w:rsidRPr="00BB6A5C">
        <w:rPr>
          <w:rFonts w:eastAsia="標楷體"/>
          <w:b/>
          <w:sz w:val="28"/>
        </w:rPr>
        <w:t xml:space="preserve">ramework based on </w:t>
      </w:r>
      <w:r>
        <w:rPr>
          <w:rFonts w:eastAsia="標楷體" w:hint="eastAsia"/>
          <w:b/>
          <w:sz w:val="28"/>
        </w:rPr>
        <w:t>L</w:t>
      </w:r>
      <w:r w:rsidRPr="00BB6A5C">
        <w:rPr>
          <w:rFonts w:eastAsia="標楷體"/>
          <w:b/>
          <w:sz w:val="28"/>
        </w:rPr>
        <w:t xml:space="preserve">arge </w:t>
      </w:r>
      <w:r>
        <w:rPr>
          <w:rFonts w:eastAsia="標楷體" w:hint="eastAsia"/>
          <w:b/>
          <w:sz w:val="28"/>
        </w:rPr>
        <w:t>L</w:t>
      </w:r>
      <w:r w:rsidRPr="00BB6A5C">
        <w:rPr>
          <w:rFonts w:eastAsia="標楷體"/>
          <w:b/>
          <w:sz w:val="28"/>
        </w:rPr>
        <w:t xml:space="preserve">anguage </w:t>
      </w:r>
      <w:r>
        <w:rPr>
          <w:rFonts w:eastAsia="標楷體" w:hint="eastAsia"/>
          <w:b/>
          <w:sz w:val="28"/>
        </w:rPr>
        <w:t>M</w:t>
      </w:r>
      <w:r w:rsidRPr="00BB6A5C">
        <w:rPr>
          <w:rFonts w:eastAsia="標楷體"/>
          <w:b/>
          <w:sz w:val="28"/>
        </w:rPr>
        <w:t xml:space="preserve">odels </w:t>
      </w:r>
    </w:p>
    <w:p w14:paraId="6E3F6DB7" w14:textId="324E8531" w:rsidR="00827DE9" w:rsidRDefault="00BB6A5C">
      <w:pPr>
        <w:jc w:val="center"/>
        <w:rPr>
          <w:rFonts w:eastAsia="標楷體"/>
          <w:b/>
          <w:sz w:val="28"/>
        </w:rPr>
      </w:pPr>
      <w:r w:rsidRPr="00BB6A5C">
        <w:rPr>
          <w:rFonts w:eastAsia="標楷體"/>
          <w:b/>
          <w:sz w:val="28"/>
        </w:rPr>
        <w:t xml:space="preserve">and Chain-of-Thought </w:t>
      </w:r>
      <w:r>
        <w:rPr>
          <w:rFonts w:eastAsia="標楷體" w:hint="eastAsia"/>
          <w:b/>
          <w:sz w:val="28"/>
        </w:rPr>
        <w:t>R</w:t>
      </w:r>
      <w:r w:rsidRPr="00BB6A5C">
        <w:rPr>
          <w:rFonts w:eastAsia="標楷體"/>
          <w:b/>
          <w:sz w:val="28"/>
        </w:rPr>
        <w:t>easoning</w:t>
      </w:r>
    </w:p>
    <w:p w14:paraId="4AD86355" w14:textId="77777777" w:rsidR="00BB6A5C" w:rsidRPr="00AD1E27" w:rsidRDefault="00BB6A5C">
      <w:pPr>
        <w:jc w:val="center"/>
        <w:rPr>
          <w:rFonts w:eastAsia="標楷體"/>
          <w:b/>
          <w:sz w:val="28"/>
        </w:rPr>
      </w:pPr>
    </w:p>
    <w:p w14:paraId="6192860D" w14:textId="59175FB1" w:rsidR="001E0AE1" w:rsidRPr="00AD1E27" w:rsidRDefault="001E0AE1" w:rsidP="001E0AE1">
      <w:pPr>
        <w:jc w:val="center"/>
        <w:rPr>
          <w:rFonts w:eastAsia="標楷體"/>
        </w:rPr>
      </w:pPr>
      <w:r w:rsidRPr="00AD1E27">
        <w:rPr>
          <w:rFonts w:eastAsia="標楷體"/>
        </w:rPr>
        <w:t>陳冠穎</w:t>
      </w:r>
      <w:r w:rsidRPr="00AD1E27">
        <w:rPr>
          <w:rFonts w:eastAsia="標楷體"/>
        </w:rPr>
        <w:t xml:space="preserve"> </w:t>
      </w:r>
      <w:r w:rsidRPr="00AD1E27">
        <w:rPr>
          <w:rFonts w:eastAsia="標楷體"/>
        </w:rPr>
        <w:t>李文廷</w:t>
      </w:r>
    </w:p>
    <w:p w14:paraId="4D2D8DAB" w14:textId="04B2DE37" w:rsidR="001E0AE1" w:rsidRPr="00AD1E27" w:rsidRDefault="001E0AE1" w:rsidP="001E0AE1">
      <w:pPr>
        <w:jc w:val="center"/>
        <w:rPr>
          <w:rFonts w:eastAsia="標楷體"/>
        </w:rPr>
      </w:pPr>
      <w:r w:rsidRPr="00AD1E27">
        <w:rPr>
          <w:rFonts w:eastAsia="標楷體"/>
        </w:rPr>
        <w:t>Jeffrey Chen, Wen-Tin Lee</w:t>
      </w:r>
    </w:p>
    <w:p w14:paraId="67A0B701" w14:textId="77777777" w:rsidR="001E0AE1" w:rsidRPr="00AD1E27" w:rsidRDefault="001E0AE1" w:rsidP="001E0AE1">
      <w:pPr>
        <w:jc w:val="center"/>
        <w:rPr>
          <w:rFonts w:eastAsia="標楷體"/>
        </w:rPr>
      </w:pPr>
      <w:r w:rsidRPr="00AD1E27">
        <w:rPr>
          <w:rFonts w:eastAsia="標楷體"/>
        </w:rPr>
        <w:t>Department of Software Engineering and Management</w:t>
      </w:r>
    </w:p>
    <w:p w14:paraId="1B99920F" w14:textId="77777777" w:rsidR="001E0AE1" w:rsidRPr="00AD1E27" w:rsidRDefault="001E0AE1" w:rsidP="001E0AE1">
      <w:pPr>
        <w:jc w:val="center"/>
        <w:rPr>
          <w:rFonts w:eastAsia="標楷體"/>
        </w:rPr>
      </w:pPr>
      <w:r w:rsidRPr="00AD1E27">
        <w:rPr>
          <w:rFonts w:eastAsia="標楷體"/>
        </w:rPr>
        <w:t>National Kaohsiung Normal University</w:t>
      </w:r>
    </w:p>
    <w:p w14:paraId="6D85041E" w14:textId="55C2512E" w:rsidR="001E0AE1" w:rsidRPr="00AD1E27" w:rsidRDefault="001E0AE1" w:rsidP="001E0AE1">
      <w:pPr>
        <w:jc w:val="center"/>
        <w:rPr>
          <w:rFonts w:eastAsia="標楷體"/>
          <w:lang w:val="fr-FR"/>
        </w:rPr>
      </w:pPr>
      <w:r w:rsidRPr="00AD1E27">
        <w:rPr>
          <w:rFonts w:eastAsia="標楷體"/>
          <w:lang w:val="fr-FR"/>
        </w:rPr>
        <w:t>611377102@mail.nknu.edu.tw, wtlee@mail.nknu.edu.tw</w:t>
      </w:r>
    </w:p>
    <w:p w14:paraId="1AB8BA6D" w14:textId="77777777" w:rsidR="00827DE9" w:rsidRPr="00AD1E27" w:rsidRDefault="00827DE9">
      <w:pPr>
        <w:jc w:val="center"/>
        <w:rPr>
          <w:rFonts w:eastAsia="標楷體"/>
          <w:lang w:val="fr-FR"/>
        </w:rPr>
      </w:pPr>
    </w:p>
    <w:p w14:paraId="3BD49C93"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668776FC" w14:textId="77777777" w:rsidR="00827DE9" w:rsidRPr="00EC50E1" w:rsidRDefault="00827DE9">
      <w:pPr>
        <w:jc w:val="center"/>
        <w:rPr>
          <w:rFonts w:eastAsia="標楷體"/>
          <w:b/>
          <w:sz w:val="28"/>
          <w:szCs w:val="28"/>
          <w:lang w:val="fr-FR"/>
        </w:rPr>
      </w:pPr>
      <w:r w:rsidRPr="00EC50E1">
        <w:rPr>
          <w:rFonts w:eastAsia="標楷體" w:hint="eastAsia"/>
          <w:b/>
          <w:sz w:val="28"/>
          <w:szCs w:val="28"/>
        </w:rPr>
        <w:t>摘</w:t>
      </w:r>
      <w:r w:rsidRPr="00EC50E1">
        <w:rPr>
          <w:rFonts w:eastAsia="標楷體"/>
          <w:b/>
          <w:sz w:val="28"/>
          <w:szCs w:val="28"/>
          <w:lang w:val="fr-FR"/>
        </w:rPr>
        <w:t xml:space="preserve">  </w:t>
      </w:r>
      <w:r w:rsidRPr="00EC50E1">
        <w:rPr>
          <w:rFonts w:eastAsia="標楷體" w:hint="eastAsia"/>
          <w:b/>
          <w:sz w:val="28"/>
          <w:szCs w:val="28"/>
        </w:rPr>
        <w:t>要</w:t>
      </w:r>
    </w:p>
    <w:p w14:paraId="6787ECDD" w14:textId="7AC7C2CB" w:rsidR="003A38D8" w:rsidRPr="00AD1E27" w:rsidRDefault="00506840" w:rsidP="003A38D8">
      <w:pPr>
        <w:jc w:val="both"/>
        <w:rPr>
          <w:rFonts w:eastAsia="標楷體"/>
          <w:sz w:val="20"/>
        </w:rPr>
      </w:pPr>
      <w:r w:rsidRPr="00AD1E27">
        <w:rPr>
          <w:rFonts w:eastAsia="標楷體"/>
          <w:sz w:val="20"/>
          <w:lang w:val="fr-FR"/>
        </w:rPr>
        <w:t xml:space="preserve">　　</w:t>
      </w:r>
      <w:r w:rsidR="003A38D8" w:rsidRPr="00AD1E27">
        <w:rPr>
          <w:rFonts w:eastAsia="標楷體"/>
          <w:sz w:val="20"/>
        </w:rPr>
        <w:t>隨著大型語言模型之快速發展</w:t>
      </w:r>
      <w:r w:rsidR="003A38D8" w:rsidRPr="00AD1E27">
        <w:rPr>
          <w:rFonts w:eastAsia="標楷體"/>
          <w:sz w:val="20"/>
          <w:lang w:val="fr-FR"/>
        </w:rPr>
        <w:t>，</w:t>
      </w:r>
      <w:r w:rsidR="003A38D8" w:rsidRPr="00AD1E27">
        <w:rPr>
          <w:rFonts w:eastAsia="標楷體"/>
          <w:sz w:val="20"/>
        </w:rPr>
        <w:t>其於軟體工程領域之應用日益廣泛</w:t>
      </w:r>
      <w:r w:rsidR="003A38D8" w:rsidRPr="00AD1E27">
        <w:rPr>
          <w:rFonts w:eastAsia="標楷體"/>
          <w:sz w:val="20"/>
          <w:lang w:val="fr-FR"/>
        </w:rPr>
        <w:t>，</w:t>
      </w:r>
      <w:r w:rsidR="003A38D8" w:rsidRPr="00AD1E27">
        <w:rPr>
          <w:rFonts w:eastAsia="標楷體"/>
          <w:sz w:val="20"/>
        </w:rPr>
        <w:t>尤其在程式碼生成與程式碼審查方面展現出高度潛力。傳統人工程式碼審查雖能有效提升程式碼品質、可讀性與可維護性，並有助於及早發現潛在缺陷，但其過程往往高度依賴開發人員經驗，且需耗費大量時間與人力成本，難以在快速迭代之開發環境中維持效率與一致性。因此，如何結合人工智慧技術以提升程式碼審查之自動化程度與可靠性，已成為當前重要之研究議題。</w:t>
      </w:r>
    </w:p>
    <w:p w14:paraId="0968892C" w14:textId="40CB47A0" w:rsidR="003A38D8" w:rsidRPr="00AD1E27" w:rsidRDefault="00506840" w:rsidP="003A38D8">
      <w:pPr>
        <w:jc w:val="both"/>
        <w:rPr>
          <w:rFonts w:eastAsia="標楷體"/>
          <w:sz w:val="20"/>
        </w:rPr>
      </w:pPr>
      <w:r w:rsidRPr="00AD1E27">
        <w:rPr>
          <w:rFonts w:eastAsia="標楷體"/>
          <w:sz w:val="20"/>
        </w:rPr>
        <w:t xml:space="preserve">　　</w:t>
      </w:r>
      <w:r w:rsidR="003A38D8" w:rsidRPr="00AD1E27">
        <w:rPr>
          <w:rFonts w:eastAsia="標楷體"/>
          <w:sz w:val="20"/>
        </w:rPr>
        <w:t>本研究提出結合大型語言模型與思維</w:t>
      </w:r>
      <w:proofErr w:type="gramStart"/>
      <w:r w:rsidR="003A38D8" w:rsidRPr="00AD1E27">
        <w:rPr>
          <w:rFonts w:eastAsia="標楷體"/>
          <w:sz w:val="20"/>
        </w:rPr>
        <w:t>鍊</w:t>
      </w:r>
      <w:proofErr w:type="gramEnd"/>
      <w:r w:rsidR="003A38D8" w:rsidRPr="00AD1E27">
        <w:rPr>
          <w:rFonts w:eastAsia="標楷體"/>
          <w:sz w:val="20"/>
        </w:rPr>
        <w:t>推理之程式碼審查框架，</w:t>
      </w:r>
      <w:r w:rsidR="00303ED2">
        <w:rPr>
          <w:rFonts w:eastAsia="標楷體" w:hint="eastAsia"/>
          <w:sz w:val="20"/>
        </w:rPr>
        <w:t>用以</w:t>
      </w:r>
      <w:r w:rsidR="003A38D8" w:rsidRPr="00AD1E27">
        <w:rPr>
          <w:rFonts w:eastAsia="標楷體"/>
          <w:sz w:val="20"/>
        </w:rPr>
        <w:t>提升自動化程式碼審查之準確性、穩定性與可解釋性。所提出之框架採用多階段分析機制，將複雜之審查任務拆解為數</w:t>
      </w:r>
      <w:proofErr w:type="gramStart"/>
      <w:r w:rsidR="003A38D8" w:rsidRPr="00AD1E27">
        <w:rPr>
          <w:rFonts w:eastAsia="標楷體"/>
          <w:sz w:val="20"/>
        </w:rPr>
        <w:t>個</w:t>
      </w:r>
      <w:proofErr w:type="gramEnd"/>
      <w:r w:rsidR="003A38D8" w:rsidRPr="00AD1E27">
        <w:rPr>
          <w:rFonts w:eastAsia="標楷體"/>
          <w:sz w:val="20"/>
        </w:rPr>
        <w:t>具體子任務，以降低模型在單一提示</w:t>
      </w:r>
      <w:r w:rsidR="00303ED2">
        <w:rPr>
          <w:rFonts w:eastAsia="標楷體" w:hint="eastAsia"/>
          <w:sz w:val="20"/>
        </w:rPr>
        <w:t>詞</w:t>
      </w:r>
      <w:r w:rsidR="003A38D8" w:rsidRPr="00AD1E27">
        <w:rPr>
          <w:rFonts w:eastAsia="標楷體"/>
          <w:sz w:val="20"/>
        </w:rPr>
        <w:t>之上下文負載與推理偏差問題。首先，系統對程式碼變更內容進行摘要與語意理解，以建立整體脈絡</w:t>
      </w:r>
      <w:r w:rsidR="00A97BE9" w:rsidRPr="00AD1E27">
        <w:rPr>
          <w:rFonts w:eastAsia="標楷體"/>
          <w:sz w:val="20"/>
        </w:rPr>
        <w:t>，</w:t>
      </w:r>
      <w:r w:rsidR="003A38D8" w:rsidRPr="00AD1E27">
        <w:rPr>
          <w:rFonts w:eastAsia="標楷體"/>
          <w:sz w:val="20"/>
        </w:rPr>
        <w:t>其次，依據摘要結果產生初步程式碼審查意見</w:t>
      </w:r>
      <w:r w:rsidR="00A97BE9" w:rsidRPr="00AD1E27">
        <w:rPr>
          <w:rFonts w:eastAsia="標楷體"/>
          <w:sz w:val="20"/>
        </w:rPr>
        <w:t>，</w:t>
      </w:r>
      <w:r w:rsidR="003A38D8" w:rsidRPr="00AD1E27">
        <w:rPr>
          <w:rFonts w:eastAsia="標楷體"/>
          <w:sz w:val="20"/>
        </w:rPr>
        <w:t>接續導入靜態分析檢查以驗證語法與風格一致性，並進一步進行程式碼異味偵測，以識別潛在設計問題</w:t>
      </w:r>
      <w:r w:rsidR="00A97BE9" w:rsidRPr="00AD1E27">
        <w:rPr>
          <w:rFonts w:eastAsia="標楷體"/>
          <w:sz w:val="20"/>
        </w:rPr>
        <w:t>，</w:t>
      </w:r>
      <w:r w:rsidR="003A38D8" w:rsidRPr="00AD1E27">
        <w:rPr>
          <w:rFonts w:eastAsia="標楷體"/>
          <w:sz w:val="20"/>
        </w:rPr>
        <w:t>最後，整合各階段輸出結果，生成結構化且具可讀性之最終審查報告。</w:t>
      </w:r>
    </w:p>
    <w:p w14:paraId="1797B83B" w14:textId="2215604F" w:rsidR="003A38D8" w:rsidRDefault="00506840" w:rsidP="003A38D8">
      <w:pPr>
        <w:jc w:val="both"/>
        <w:rPr>
          <w:rFonts w:eastAsia="標楷體"/>
          <w:sz w:val="20"/>
        </w:rPr>
      </w:pPr>
      <w:r w:rsidRPr="00AD1E27">
        <w:rPr>
          <w:rFonts w:eastAsia="標楷體"/>
          <w:sz w:val="20"/>
        </w:rPr>
        <w:t xml:space="preserve">　　</w:t>
      </w:r>
      <w:r w:rsidR="003A38D8" w:rsidRPr="00AD1E27">
        <w:rPr>
          <w:rFonts w:eastAsia="標楷體"/>
          <w:sz w:val="20"/>
        </w:rPr>
        <w:t>本研究亦探討多階段提示設計與思維</w:t>
      </w:r>
      <w:proofErr w:type="gramStart"/>
      <w:r w:rsidR="003A38D8" w:rsidRPr="00AD1E27">
        <w:rPr>
          <w:rFonts w:eastAsia="標楷體"/>
          <w:sz w:val="20"/>
        </w:rPr>
        <w:t>鍊</w:t>
      </w:r>
      <w:proofErr w:type="gramEnd"/>
      <w:r w:rsidR="003A38D8" w:rsidRPr="00AD1E27">
        <w:rPr>
          <w:rFonts w:eastAsia="標楷體"/>
          <w:sz w:val="20"/>
        </w:rPr>
        <w:t>推理在提升模型決策透明度與推理過程可追溯性方面之效益。透過將推理過程顯性化，使用者可更容易理解模型所提出審查建議之依據，進而提升其在實務應用中的信任度。</w:t>
      </w:r>
      <w:r w:rsidR="00611296" w:rsidRPr="00611296">
        <w:rPr>
          <w:rFonts w:eastAsia="標楷體" w:hint="eastAsia"/>
          <w:sz w:val="20"/>
        </w:rPr>
        <w:t>本</w:t>
      </w:r>
      <w:r w:rsidR="00611296">
        <w:rPr>
          <w:rFonts w:eastAsia="標楷體" w:hint="eastAsia"/>
          <w:sz w:val="20"/>
        </w:rPr>
        <w:t>研究</w:t>
      </w:r>
      <w:r w:rsidR="00611296" w:rsidRPr="00611296">
        <w:rPr>
          <w:rFonts w:eastAsia="標楷體" w:hint="eastAsia"/>
          <w:sz w:val="20"/>
        </w:rPr>
        <w:t>在</w:t>
      </w:r>
      <w:r w:rsidR="00611296" w:rsidRPr="00611296">
        <w:rPr>
          <w:rFonts w:eastAsia="標楷體" w:hint="eastAsia"/>
          <w:sz w:val="20"/>
        </w:rPr>
        <w:t xml:space="preserve"> CRSCORE++ </w:t>
      </w:r>
      <w:r w:rsidR="00611296" w:rsidRPr="00611296">
        <w:rPr>
          <w:rFonts w:eastAsia="標楷體" w:hint="eastAsia"/>
          <w:sz w:val="20"/>
        </w:rPr>
        <w:t>三項指標（</w:t>
      </w:r>
      <w:r w:rsidR="00611296" w:rsidRPr="00611296">
        <w:rPr>
          <w:rFonts w:eastAsia="標楷體" w:hint="eastAsia"/>
          <w:sz w:val="20"/>
        </w:rPr>
        <w:t>comprehensiveness 0.86</w:t>
      </w:r>
      <w:r w:rsidR="00611296" w:rsidRPr="00611296">
        <w:rPr>
          <w:rFonts w:eastAsia="標楷體" w:hint="eastAsia"/>
          <w:sz w:val="20"/>
        </w:rPr>
        <w:t>、</w:t>
      </w:r>
      <w:r w:rsidR="00611296" w:rsidRPr="00611296">
        <w:rPr>
          <w:rFonts w:eastAsia="標楷體" w:hint="eastAsia"/>
          <w:sz w:val="20"/>
        </w:rPr>
        <w:t>relevance 0.83</w:t>
      </w:r>
      <w:r w:rsidR="00611296" w:rsidRPr="00611296">
        <w:rPr>
          <w:rFonts w:eastAsia="標楷體" w:hint="eastAsia"/>
          <w:sz w:val="20"/>
        </w:rPr>
        <w:t>、</w:t>
      </w:r>
      <w:r w:rsidR="00611296" w:rsidRPr="00611296">
        <w:rPr>
          <w:rFonts w:eastAsia="標楷體" w:hint="eastAsia"/>
          <w:sz w:val="20"/>
        </w:rPr>
        <w:t>conciseness 0.64</w:t>
      </w:r>
      <w:r w:rsidR="00611296" w:rsidRPr="00611296">
        <w:rPr>
          <w:rFonts w:eastAsia="標楷體" w:hint="eastAsia"/>
          <w:sz w:val="20"/>
        </w:rPr>
        <w:t>）皆顯著優於基準</w:t>
      </w:r>
      <w:r w:rsidR="006D0BE6">
        <w:rPr>
          <w:rFonts w:eastAsia="標楷體" w:hint="eastAsia"/>
          <w:sz w:val="20"/>
        </w:rPr>
        <w:t>，</w:t>
      </w:r>
      <w:r w:rsidR="00611296" w:rsidRPr="00611296">
        <w:rPr>
          <w:rFonts w:eastAsia="標楷體" w:hint="eastAsia"/>
          <w:sz w:val="20"/>
        </w:rPr>
        <w:t>提示詞比較顯示</w:t>
      </w:r>
      <w:r w:rsidR="00611296" w:rsidRPr="00611296">
        <w:rPr>
          <w:rFonts w:eastAsia="標楷體" w:hint="eastAsia"/>
          <w:sz w:val="20"/>
        </w:rPr>
        <w:t xml:space="preserve"> </w:t>
      </w:r>
      <w:proofErr w:type="spellStart"/>
      <w:r w:rsidR="00611296" w:rsidRPr="00611296">
        <w:rPr>
          <w:rFonts w:eastAsia="標楷體" w:hint="eastAsia"/>
          <w:sz w:val="20"/>
        </w:rPr>
        <w:t>CoT</w:t>
      </w:r>
      <w:proofErr w:type="spellEnd"/>
      <w:r w:rsidR="00611296" w:rsidRPr="00611296">
        <w:rPr>
          <w:rFonts w:eastAsia="標楷體" w:hint="eastAsia"/>
          <w:sz w:val="20"/>
        </w:rPr>
        <w:t xml:space="preserve"> </w:t>
      </w:r>
      <w:r w:rsidR="00611296" w:rsidRPr="00611296">
        <w:rPr>
          <w:rFonts w:eastAsia="標楷體" w:hint="eastAsia"/>
          <w:sz w:val="20"/>
        </w:rPr>
        <w:t>拆解是品質主因，單提示詞版本在</w:t>
      </w:r>
      <w:r w:rsidR="00611296" w:rsidRPr="00611296">
        <w:rPr>
          <w:rFonts w:eastAsia="標楷體" w:hint="eastAsia"/>
          <w:sz w:val="20"/>
        </w:rPr>
        <w:t xml:space="preserve"> Correctness</w:t>
      </w:r>
      <w:r w:rsidR="00611296" w:rsidRPr="00611296">
        <w:rPr>
          <w:rFonts w:eastAsia="標楷體" w:hint="eastAsia"/>
          <w:sz w:val="20"/>
        </w:rPr>
        <w:t>、</w:t>
      </w:r>
      <w:r w:rsidR="00611296" w:rsidRPr="00611296">
        <w:rPr>
          <w:rFonts w:eastAsia="標楷體" w:hint="eastAsia"/>
          <w:sz w:val="20"/>
        </w:rPr>
        <w:t>Conciseness</w:t>
      </w:r>
      <w:r w:rsidR="00611296" w:rsidRPr="00611296">
        <w:rPr>
          <w:rFonts w:eastAsia="標楷體" w:hint="eastAsia"/>
          <w:sz w:val="20"/>
        </w:rPr>
        <w:t>、</w:t>
      </w:r>
      <w:r w:rsidR="00611296" w:rsidRPr="00611296">
        <w:rPr>
          <w:rFonts w:eastAsia="標楷體" w:hint="eastAsia"/>
          <w:sz w:val="20"/>
        </w:rPr>
        <w:t xml:space="preserve">Coverage </w:t>
      </w:r>
      <w:r w:rsidR="00611296" w:rsidRPr="00611296">
        <w:rPr>
          <w:rFonts w:eastAsia="標楷體" w:hint="eastAsia"/>
          <w:sz w:val="20"/>
        </w:rPr>
        <w:t>上明顯下滑，而</w:t>
      </w:r>
      <w:r w:rsidR="00611296" w:rsidRPr="00611296">
        <w:rPr>
          <w:rFonts w:eastAsia="標楷體" w:hint="eastAsia"/>
          <w:sz w:val="20"/>
        </w:rPr>
        <w:t xml:space="preserve"> </w:t>
      </w:r>
      <w:proofErr w:type="spellStart"/>
      <w:r w:rsidR="00611296" w:rsidRPr="00611296">
        <w:rPr>
          <w:rFonts w:eastAsia="標楷體" w:hint="eastAsia"/>
          <w:sz w:val="20"/>
        </w:rPr>
        <w:t>LoRA</w:t>
      </w:r>
      <w:proofErr w:type="spellEnd"/>
      <w:r w:rsidR="00611296" w:rsidRPr="00611296">
        <w:rPr>
          <w:rFonts w:eastAsia="標楷體" w:hint="eastAsia"/>
          <w:sz w:val="20"/>
        </w:rPr>
        <w:t xml:space="preserve"> </w:t>
      </w:r>
      <w:r w:rsidR="00611296" w:rsidRPr="00611296">
        <w:rPr>
          <w:rFonts w:eastAsia="標楷體" w:hint="eastAsia"/>
          <w:sz w:val="20"/>
        </w:rPr>
        <w:t>微調進一步在</w:t>
      </w:r>
      <w:r w:rsidR="00611296" w:rsidRPr="00611296">
        <w:rPr>
          <w:rFonts w:eastAsia="標楷體" w:hint="eastAsia"/>
          <w:sz w:val="20"/>
        </w:rPr>
        <w:t xml:space="preserve"> Maintainability</w:t>
      </w:r>
      <w:r w:rsidR="00611296" w:rsidRPr="00611296">
        <w:rPr>
          <w:rFonts w:eastAsia="標楷體" w:hint="eastAsia"/>
          <w:sz w:val="20"/>
        </w:rPr>
        <w:t>、</w:t>
      </w:r>
      <w:r w:rsidR="00611296" w:rsidRPr="00611296">
        <w:rPr>
          <w:rFonts w:eastAsia="標楷體" w:hint="eastAsia"/>
          <w:sz w:val="20"/>
        </w:rPr>
        <w:t xml:space="preserve">Correctness </w:t>
      </w:r>
      <w:r w:rsidR="00611296" w:rsidRPr="00611296">
        <w:rPr>
          <w:rFonts w:eastAsia="標楷體" w:hint="eastAsia"/>
          <w:sz w:val="20"/>
        </w:rPr>
        <w:t>與</w:t>
      </w:r>
      <w:r w:rsidR="00611296" w:rsidRPr="00611296">
        <w:rPr>
          <w:rFonts w:eastAsia="標楷體" w:hint="eastAsia"/>
          <w:sz w:val="20"/>
        </w:rPr>
        <w:t xml:space="preserve"> Multi-Review Coverage </w:t>
      </w:r>
      <w:r w:rsidR="00611296" w:rsidRPr="00611296">
        <w:rPr>
          <w:rFonts w:eastAsia="標楷體" w:hint="eastAsia"/>
          <w:sz w:val="20"/>
        </w:rPr>
        <w:t>提供加值，整體可歸納為「提示詞設計打底、微調加值」，能有效降低誤判與遺漏。</w:t>
      </w:r>
    </w:p>
    <w:p w14:paraId="1E6055CB" w14:textId="70C8138D" w:rsidR="00611296" w:rsidRDefault="00611296" w:rsidP="003A38D8">
      <w:pPr>
        <w:jc w:val="both"/>
        <w:rPr>
          <w:rFonts w:eastAsia="標楷體"/>
          <w:sz w:val="20"/>
        </w:rPr>
      </w:pPr>
    </w:p>
    <w:p w14:paraId="46A2FB03" w14:textId="77777777" w:rsidR="00611296" w:rsidRPr="00611296" w:rsidRDefault="00611296" w:rsidP="003A38D8">
      <w:pPr>
        <w:jc w:val="both"/>
        <w:rPr>
          <w:rFonts w:eastAsia="標楷體"/>
          <w:sz w:val="20"/>
        </w:rPr>
      </w:pPr>
    </w:p>
    <w:p w14:paraId="3EE60193" w14:textId="77777777" w:rsidR="001F73BF" w:rsidRDefault="00697A15">
      <w:pPr>
        <w:rPr>
          <w:ins w:id="1" w:author="冠穎 陳" w:date="2026-04-30T13:53:00Z"/>
          <w:rFonts w:eastAsia="標楷體"/>
          <w:sz w:val="20"/>
        </w:rPr>
      </w:pPr>
      <w:r w:rsidRPr="00AD1E27">
        <w:rPr>
          <w:rFonts w:eastAsia="標楷體"/>
          <w:b/>
          <w:sz w:val="20"/>
        </w:rPr>
        <w:t>關鍵字：</w:t>
      </w:r>
      <w:r w:rsidR="004F3E6F" w:rsidRPr="00AD1E27">
        <w:rPr>
          <w:rFonts w:eastAsia="標楷體"/>
          <w:sz w:val="20"/>
        </w:rPr>
        <w:t>大型語言模型、程式碼審查、思維</w:t>
      </w:r>
      <w:proofErr w:type="gramStart"/>
      <w:r w:rsidR="004F3E6F" w:rsidRPr="00AD1E27">
        <w:rPr>
          <w:rFonts w:eastAsia="標楷體"/>
          <w:sz w:val="20"/>
        </w:rPr>
        <w:t>鍊</w:t>
      </w:r>
      <w:proofErr w:type="gramEnd"/>
      <w:r w:rsidR="004F3E6F" w:rsidRPr="00AD1E27">
        <w:rPr>
          <w:rFonts w:eastAsia="標楷體"/>
          <w:sz w:val="20"/>
        </w:rPr>
        <w:t>推理、檢索增強生成、知識蒸餾、</w:t>
      </w:r>
      <w:r w:rsidR="004F3E6F" w:rsidRPr="00AD1E27">
        <w:rPr>
          <w:rFonts w:eastAsia="標楷體"/>
          <w:sz w:val="20"/>
        </w:rPr>
        <w:t>LLM-as-a-Judge</w:t>
      </w:r>
      <w:r w:rsidR="004F3E6F" w:rsidRPr="00AD1E27">
        <w:rPr>
          <w:rFonts w:eastAsia="標楷體"/>
          <w:sz w:val="20"/>
        </w:rPr>
        <w:t>、軟體工程自動化</w:t>
      </w:r>
    </w:p>
    <w:p w14:paraId="4FF5456D" w14:textId="1F37E8AD" w:rsidR="00827DE9" w:rsidRPr="00EC50E1" w:rsidRDefault="00827DE9">
      <w:pPr>
        <w:rPr>
          <w:rFonts w:eastAsia="標楷體"/>
          <w:b/>
          <w:sz w:val="28"/>
          <w:szCs w:val="28"/>
        </w:rPr>
      </w:pPr>
      <w:r w:rsidRPr="00EC50E1">
        <w:rPr>
          <w:rFonts w:eastAsia="標楷體" w:hint="eastAsia"/>
          <w:b/>
          <w:sz w:val="28"/>
          <w:szCs w:val="28"/>
        </w:rPr>
        <w:t>一、</w:t>
      </w:r>
      <w:r w:rsidR="00856E88" w:rsidRPr="00EC50E1">
        <w:rPr>
          <w:rFonts w:eastAsia="標楷體" w:hint="eastAsia"/>
          <w:b/>
          <w:sz w:val="28"/>
          <w:szCs w:val="28"/>
        </w:rPr>
        <w:t>引言</w:t>
      </w:r>
    </w:p>
    <w:p w14:paraId="0E297CFE" w14:textId="77777777" w:rsidR="002E63D0" w:rsidRDefault="00C564FA">
      <w:pPr>
        <w:jc w:val="both"/>
        <w:rPr>
          <w:ins w:id="2" w:author="Lee Tim" w:date="2026-04-18T21:32:00Z"/>
          <w:rFonts w:eastAsia="標楷體"/>
          <w:sz w:val="20"/>
        </w:rPr>
      </w:pPr>
      <w:r w:rsidRPr="00AD1E27">
        <w:rPr>
          <w:rFonts w:eastAsia="標楷體"/>
          <w:sz w:val="20"/>
        </w:rPr>
        <w:t xml:space="preserve">　　</w:t>
      </w:r>
      <w:r w:rsidR="005B76CD" w:rsidRPr="00AD1E27">
        <w:rPr>
          <w:rFonts w:eastAsia="標楷體"/>
          <w:sz w:val="20"/>
        </w:rPr>
        <w:t>近年來，大型語言模型</w:t>
      </w:r>
      <w:r w:rsidR="00C21101" w:rsidRPr="00AD1E27">
        <w:rPr>
          <w:rFonts w:eastAsia="標楷體"/>
          <w:sz w:val="20"/>
        </w:rPr>
        <w:t>(</w:t>
      </w:r>
      <w:r w:rsidR="005B76CD" w:rsidRPr="00AD1E27">
        <w:rPr>
          <w:rFonts w:eastAsia="標楷體"/>
          <w:sz w:val="20"/>
        </w:rPr>
        <w:t>Large Language Models, LLMs</w:t>
      </w:r>
      <w:r w:rsidR="00C21101" w:rsidRPr="00AD1E27">
        <w:rPr>
          <w:rFonts w:eastAsia="標楷體"/>
          <w:sz w:val="20"/>
        </w:rPr>
        <w:t>)</w:t>
      </w:r>
      <w:r w:rsidR="005B76CD" w:rsidRPr="00AD1E27">
        <w:rPr>
          <w:rFonts w:eastAsia="標楷體"/>
          <w:sz w:val="20"/>
        </w:rPr>
        <w:t>的快速發展已對軟體工程領域產生深遠影響，特別是在程式碼生成與開發輔助方面。然而，程式碼品質與可維護性仍為關鍵挑戰。傳統人工程式碼審查</w:t>
      </w:r>
      <w:r w:rsidR="00F434E4" w:rsidRPr="00AD1E27">
        <w:rPr>
          <w:rFonts w:eastAsia="標楷體"/>
          <w:sz w:val="20"/>
        </w:rPr>
        <w:t>(Code Review)</w:t>
      </w:r>
      <w:r w:rsidR="005B76CD" w:rsidRPr="00AD1E27">
        <w:rPr>
          <w:rFonts w:eastAsia="標楷體"/>
          <w:sz w:val="20"/>
        </w:rPr>
        <w:t>雖能有效提升品質，卻往往耗費大量時間與人力，因此研究者逐漸關注將</w:t>
      </w:r>
      <w:r w:rsidR="005B76CD" w:rsidRPr="00AD1E27">
        <w:rPr>
          <w:rFonts w:eastAsia="標楷體"/>
          <w:sz w:val="20"/>
        </w:rPr>
        <w:t xml:space="preserve"> LLM </w:t>
      </w:r>
      <w:r w:rsidR="005B76CD" w:rsidRPr="00AD1E27">
        <w:rPr>
          <w:rFonts w:eastAsia="標楷體"/>
          <w:sz w:val="20"/>
        </w:rPr>
        <w:t>應用於自動化程式碼審查，以強化錯誤檢測、風格一致性、語義分析及最佳實踐建議等能力。</w:t>
      </w:r>
      <w:ins w:id="3" w:author="Lee Tim" w:date="2026-04-18T21:32:00Z">
        <w:r w:rsidR="002E63D0">
          <w:rPr>
            <w:rFonts w:eastAsia="標楷體" w:hint="eastAsia"/>
            <w:sz w:val="20"/>
          </w:rPr>
          <w:t xml:space="preserve">  </w:t>
        </w:r>
      </w:ins>
    </w:p>
    <w:p w14:paraId="41AD19EE" w14:textId="77777777" w:rsidR="002E63D0" w:rsidRDefault="005B76CD" w:rsidP="002E63D0">
      <w:pPr>
        <w:ind w:firstLineChars="200" w:firstLine="400"/>
        <w:jc w:val="both"/>
        <w:rPr>
          <w:ins w:id="4" w:author="Lee Tim" w:date="2026-04-18T21:33:00Z"/>
          <w:rFonts w:eastAsia="標楷體"/>
          <w:sz w:val="20"/>
        </w:rPr>
      </w:pPr>
      <w:r w:rsidRPr="00AD1E27">
        <w:rPr>
          <w:rFonts w:eastAsia="標楷體"/>
          <w:sz w:val="20"/>
        </w:rPr>
        <w:t xml:space="preserve">LLM </w:t>
      </w:r>
      <w:r w:rsidRPr="00AD1E27">
        <w:rPr>
          <w:rFonts w:eastAsia="標楷體"/>
          <w:sz w:val="20"/>
        </w:rPr>
        <w:t>程式碼審查的發展背景可由三方面說明：首先，</w:t>
      </w:r>
      <w:r w:rsidRPr="00AD1E27">
        <w:rPr>
          <w:rFonts w:eastAsia="標楷體"/>
          <w:sz w:val="20"/>
        </w:rPr>
        <w:t xml:space="preserve">LLM </w:t>
      </w:r>
      <w:r w:rsidRPr="00AD1E27">
        <w:rPr>
          <w:rFonts w:eastAsia="標楷體"/>
          <w:sz w:val="20"/>
        </w:rPr>
        <w:t>在自然語言與程式語言理解上的突破，使其能跨越語言描述與程式結構之間的鴻溝，進而理解程式碼語義與設計意圖</w:t>
      </w:r>
      <w:r w:rsidR="00675813" w:rsidRPr="00AD1E27">
        <w:rPr>
          <w:rFonts w:eastAsia="標楷體"/>
          <w:sz w:val="20"/>
        </w:rPr>
        <w:t>，</w:t>
      </w:r>
      <w:r w:rsidRPr="00AD1E27">
        <w:rPr>
          <w:rFonts w:eastAsia="標楷體"/>
          <w:sz w:val="20"/>
        </w:rPr>
        <w:t>其次，隨著大型協作專案增加，對程式碼一致性與可維護性的需求日益提高，迫切需要更具規模化與一致性的審查機制</w:t>
      </w:r>
      <w:r w:rsidR="00675813" w:rsidRPr="00AD1E27">
        <w:rPr>
          <w:rFonts w:eastAsia="標楷體"/>
          <w:sz w:val="20"/>
        </w:rPr>
        <w:t>，</w:t>
      </w:r>
      <w:r w:rsidRPr="00AD1E27">
        <w:rPr>
          <w:rFonts w:eastAsia="標楷體"/>
          <w:sz w:val="20"/>
        </w:rPr>
        <w:t>最後，現有靜態分析與</w:t>
      </w:r>
      <w:r w:rsidRPr="00AD1E27">
        <w:rPr>
          <w:rFonts w:eastAsia="標楷體"/>
          <w:sz w:val="20"/>
        </w:rPr>
        <w:t xml:space="preserve"> Lint </w:t>
      </w:r>
      <w:r w:rsidRPr="00AD1E27">
        <w:rPr>
          <w:rFonts w:eastAsia="標楷體"/>
          <w:sz w:val="20"/>
        </w:rPr>
        <w:t>工具在語義理解與設計合理性判斷上仍有限，顯示</w:t>
      </w:r>
      <w:r w:rsidRPr="00AD1E27">
        <w:rPr>
          <w:rFonts w:eastAsia="標楷體"/>
          <w:sz w:val="20"/>
        </w:rPr>
        <w:t xml:space="preserve"> LLM </w:t>
      </w:r>
      <w:r w:rsidRPr="00AD1E27">
        <w:rPr>
          <w:rFonts w:eastAsia="標楷體"/>
          <w:sz w:val="20"/>
        </w:rPr>
        <w:t>具有補足其不足的潛力。在實務開發流程中，程式碼審查不僅是品質保證的重要環節，更是團隊協作與知識傳遞的核心機制，但隨著專案規模與複雜度提升，人工審查逐漸面臨效率不足、標準不一致及主觀性偏高等問題，甚至成為開發流程的瓶頸。</w:t>
      </w:r>
      <w:r w:rsidRPr="00AD1E27">
        <w:rPr>
          <w:rFonts w:eastAsia="標楷體"/>
          <w:sz w:val="20"/>
        </w:rPr>
        <w:t xml:space="preserve">LLM </w:t>
      </w:r>
      <w:r w:rsidRPr="00AD1E27">
        <w:rPr>
          <w:rFonts w:eastAsia="標楷體"/>
          <w:sz w:val="20"/>
        </w:rPr>
        <w:t>的出現為此提供新的解決方向，其能同時理解自然語言與程式語言，並在程式結構分析、語義理解、風格一致性與潛在錯誤檢測方面提供支援，相較於傳統工具，更能掌握程式碼背後的設計意圖並提出符合工程規範的改進建議。</w:t>
      </w:r>
    </w:p>
    <w:p w14:paraId="213E4E77" w14:textId="6494B115" w:rsidR="00827DE9" w:rsidRPr="00AD1E27" w:rsidRDefault="005B76CD" w:rsidP="00C54469">
      <w:pPr>
        <w:ind w:firstLineChars="200" w:firstLine="400"/>
        <w:jc w:val="both"/>
        <w:rPr>
          <w:rFonts w:eastAsia="標楷體"/>
          <w:sz w:val="20"/>
        </w:rPr>
      </w:pPr>
      <w:r w:rsidRPr="00AD1E27">
        <w:rPr>
          <w:rFonts w:eastAsia="標楷體"/>
          <w:sz w:val="20"/>
        </w:rPr>
        <w:t>因此，本研究探討</w:t>
      </w:r>
      <w:r w:rsidRPr="00AD1E27">
        <w:rPr>
          <w:rFonts w:eastAsia="標楷體"/>
          <w:sz w:val="20"/>
        </w:rPr>
        <w:t xml:space="preserve"> LLM </w:t>
      </w:r>
      <w:r w:rsidRPr="00AD1E27">
        <w:rPr>
          <w:rFonts w:eastAsia="標楷體"/>
          <w:sz w:val="20"/>
        </w:rPr>
        <w:t>應用於程式碼審查之可行性與優勢，建立一套結合</w:t>
      </w:r>
      <w:r w:rsidRPr="00AD1E27">
        <w:rPr>
          <w:rFonts w:eastAsia="標楷體"/>
          <w:sz w:val="20"/>
        </w:rPr>
        <w:t xml:space="preserve"> LLM </w:t>
      </w:r>
      <w:r w:rsidR="002C7C53">
        <w:rPr>
          <w:rFonts w:eastAsia="標楷體" w:hint="eastAsia"/>
          <w:sz w:val="20"/>
        </w:rPr>
        <w:t>、</w:t>
      </w:r>
      <w:r w:rsidR="00AF1671" w:rsidRPr="00AD1E27">
        <w:rPr>
          <w:rFonts w:eastAsia="標楷體"/>
          <w:sz w:val="20"/>
        </w:rPr>
        <w:t>思維</w:t>
      </w:r>
      <w:proofErr w:type="gramStart"/>
      <w:r w:rsidR="00AF1671" w:rsidRPr="00AD1E27">
        <w:rPr>
          <w:rFonts w:eastAsia="標楷體"/>
          <w:sz w:val="20"/>
        </w:rPr>
        <w:t>鍊</w:t>
      </w:r>
      <w:proofErr w:type="gramEnd"/>
      <w:r w:rsidR="00AF1671" w:rsidRPr="00AD1E27">
        <w:rPr>
          <w:rFonts w:eastAsia="標楷體"/>
          <w:sz w:val="20"/>
        </w:rPr>
        <w:t>推理（</w:t>
      </w:r>
      <w:r w:rsidR="00AF1671" w:rsidRPr="00AD1E27">
        <w:rPr>
          <w:rFonts w:eastAsia="標楷體"/>
          <w:sz w:val="20"/>
        </w:rPr>
        <w:t xml:space="preserve">Chain-of-Thought, </w:t>
      </w:r>
      <w:proofErr w:type="spellStart"/>
      <w:r w:rsidR="00AF1671" w:rsidRPr="00AD1E27">
        <w:rPr>
          <w:rFonts w:eastAsia="標楷體"/>
          <w:sz w:val="20"/>
        </w:rPr>
        <w:t>CoT</w:t>
      </w:r>
      <w:proofErr w:type="spellEnd"/>
      <w:r w:rsidR="00AF1671" w:rsidRPr="00AD1E27">
        <w:rPr>
          <w:rFonts w:eastAsia="標楷體"/>
          <w:sz w:val="20"/>
        </w:rPr>
        <w:t>）與軟體工程規範之程式碼審查框架，</w:t>
      </w:r>
      <w:r w:rsidR="00F434E4">
        <w:rPr>
          <w:rFonts w:eastAsia="標楷體" w:hint="eastAsia"/>
          <w:sz w:val="20"/>
        </w:rPr>
        <w:t>用以</w:t>
      </w:r>
      <w:r w:rsidRPr="00AD1E27">
        <w:rPr>
          <w:rFonts w:eastAsia="標楷體"/>
          <w:sz w:val="20"/>
        </w:rPr>
        <w:t>確保審查結果具備一致性、可解釋性與可維護性，同時促進人類審查者與智慧系統之間的互補合作，提升團隊協作效率並降低維護成本。本研究評估</w:t>
      </w:r>
      <w:r w:rsidRPr="00AD1E27">
        <w:rPr>
          <w:rFonts w:eastAsia="標楷體"/>
          <w:sz w:val="20"/>
        </w:rPr>
        <w:t xml:space="preserve"> LLM </w:t>
      </w:r>
      <w:r w:rsidRPr="00AD1E27">
        <w:rPr>
          <w:rFonts w:eastAsia="標楷體"/>
          <w:sz w:val="20"/>
        </w:rPr>
        <w:t>在程式碼錯誤檢測、風格規範建議、最佳實踐推廣及語義理解等任務中的表現，並分析其是否能有效彌補傳統工具在高層次語義推理與設計合理性判斷上的不足，進一步設計一套兼具效率、可靠性與可擴展性的程式碼審查流程。</w:t>
      </w:r>
    </w:p>
    <w:p w14:paraId="3FEDD924" w14:textId="291C8620" w:rsidR="005B76CD" w:rsidRPr="00AD1E27" w:rsidRDefault="006D0BE6">
      <w:pPr>
        <w:jc w:val="both"/>
        <w:rPr>
          <w:rFonts w:eastAsia="標楷體"/>
          <w:sz w:val="20"/>
        </w:rPr>
      </w:pPr>
      <w:ins w:id="5" w:author="冠穎 陳" w:date="2026-04-19T20:27:00Z">
        <w:r>
          <w:rPr>
            <w:rFonts w:eastAsia="標楷體"/>
            <w:sz w:val="20"/>
          </w:rPr>
          <w:br/>
        </w:r>
      </w:ins>
    </w:p>
    <w:p w14:paraId="6E54E2C0" w14:textId="01DD31C8" w:rsidR="00827DE9" w:rsidRPr="00EC50E1" w:rsidRDefault="00827DE9">
      <w:pPr>
        <w:jc w:val="both"/>
        <w:rPr>
          <w:rFonts w:eastAsia="標楷體"/>
          <w:b/>
          <w:sz w:val="28"/>
          <w:szCs w:val="28"/>
        </w:rPr>
      </w:pPr>
      <w:r w:rsidRPr="00EC50E1">
        <w:rPr>
          <w:rFonts w:eastAsia="標楷體" w:hint="eastAsia"/>
          <w:b/>
          <w:sz w:val="28"/>
          <w:szCs w:val="28"/>
        </w:rPr>
        <w:lastRenderedPageBreak/>
        <w:t>二、</w:t>
      </w:r>
      <w:r w:rsidR="00856E88" w:rsidRPr="00EC50E1">
        <w:rPr>
          <w:rFonts w:eastAsia="標楷體" w:hint="eastAsia"/>
          <w:b/>
          <w:sz w:val="28"/>
          <w:szCs w:val="28"/>
        </w:rPr>
        <w:t>相關研究</w:t>
      </w:r>
    </w:p>
    <w:p w14:paraId="4482BF73" w14:textId="04BFEA66" w:rsidR="002E63D0" w:rsidRDefault="00C564FA">
      <w:pPr>
        <w:jc w:val="both"/>
        <w:rPr>
          <w:ins w:id="6" w:author="Lee Tim" w:date="2026-04-18T21:33:00Z"/>
          <w:rFonts w:eastAsia="標楷體"/>
          <w:sz w:val="20"/>
        </w:rPr>
      </w:pPr>
      <w:r w:rsidRPr="00AD1E27">
        <w:rPr>
          <w:rFonts w:eastAsia="標楷體"/>
          <w:sz w:val="20"/>
        </w:rPr>
        <w:t xml:space="preserve">　　</w:t>
      </w:r>
      <w:r w:rsidR="005B76CD" w:rsidRPr="00AD1E27">
        <w:rPr>
          <w:rFonts w:eastAsia="標楷體"/>
          <w:sz w:val="20"/>
        </w:rPr>
        <w:t>程式碼審查</w:t>
      </w:r>
      <w:r w:rsidR="004132C8" w:rsidRPr="00AD1E27">
        <w:rPr>
          <w:rFonts w:eastAsia="標楷體"/>
          <w:sz w:val="20"/>
        </w:rPr>
        <w:t>(Code Review)</w:t>
      </w:r>
      <w:r w:rsidR="005B76CD" w:rsidRPr="00AD1E27">
        <w:rPr>
          <w:rFonts w:eastAsia="標楷體"/>
          <w:sz w:val="20"/>
        </w:rPr>
        <w:t>是軟體開發流程中的關鍵環節，透過開發者之間的檢視與評估，以確保程式碼品質、可維護性與一致性，同時促進知識分享與團隊協作。此過程不僅能在早期發現邏輯錯誤、安全漏洞與效能問題，也有助於建立統一的程式風格與開發文化。研究指出，程式碼審查可在整合測試前發現約</w:t>
      </w:r>
      <w:r w:rsidR="005B76CD" w:rsidRPr="00AD1E27">
        <w:rPr>
          <w:rFonts w:eastAsia="標楷體"/>
          <w:sz w:val="20"/>
        </w:rPr>
        <w:t xml:space="preserve"> 50</w:t>
      </w:r>
      <w:r w:rsidR="00EF0DC0" w:rsidRPr="00AD1E27">
        <w:rPr>
          <w:rFonts w:eastAsia="標楷體"/>
          <w:sz w:val="20"/>
        </w:rPr>
        <w:t>到</w:t>
      </w:r>
      <w:r w:rsidR="005B76CD" w:rsidRPr="00AD1E27">
        <w:rPr>
          <w:rFonts w:eastAsia="標楷體"/>
          <w:sz w:val="20"/>
        </w:rPr>
        <w:t xml:space="preserve">70% </w:t>
      </w:r>
      <w:r w:rsidR="005B76CD" w:rsidRPr="00AD1E27">
        <w:rPr>
          <w:rFonts w:eastAsia="標楷體"/>
          <w:sz w:val="20"/>
        </w:rPr>
        <w:t>的缺陷</w:t>
      </w:r>
      <w:r w:rsidR="005B76CD" w:rsidRPr="00AD1E27">
        <w:rPr>
          <w:rFonts w:eastAsia="標楷體"/>
          <w:sz w:val="20"/>
        </w:rPr>
        <w:t>[13]</w:t>
      </w:r>
      <w:r w:rsidR="005B76CD" w:rsidRPr="00AD1E27">
        <w:rPr>
          <w:rFonts w:eastAsia="標楷體"/>
          <w:sz w:val="20"/>
        </w:rPr>
        <w:t>，且審查意見的品質會直接影響後續程式修正效果</w:t>
      </w:r>
      <w:r w:rsidR="005B76CD" w:rsidRPr="00AD1E27">
        <w:rPr>
          <w:rFonts w:eastAsia="標楷體"/>
          <w:sz w:val="20"/>
        </w:rPr>
        <w:t>[14]</w:t>
      </w:r>
      <w:r w:rsidR="005B76CD" w:rsidRPr="00AD1E27">
        <w:rPr>
          <w:rFonts w:eastAsia="標楷體"/>
          <w:sz w:val="20"/>
        </w:rPr>
        <w:t>。然而，人工審查亦存在明顯限制，例如時間成本高且處理評論時間隨數量線性增加</w:t>
      </w:r>
      <w:r w:rsidR="005B76CD" w:rsidRPr="00AD1E27">
        <w:rPr>
          <w:rFonts w:eastAsia="標楷體"/>
          <w:sz w:val="20"/>
        </w:rPr>
        <w:t>[4]</w:t>
      </w:r>
      <w:r w:rsidR="005B76CD" w:rsidRPr="00AD1E27">
        <w:rPr>
          <w:rFonts w:eastAsia="標楷體"/>
          <w:sz w:val="20"/>
        </w:rPr>
        <w:t>，在大型與複雜專案中更易成為瓶頸</w:t>
      </w:r>
      <w:r w:rsidR="005B76CD" w:rsidRPr="00AD1E27">
        <w:rPr>
          <w:rFonts w:eastAsia="標楷體"/>
          <w:sz w:val="20"/>
        </w:rPr>
        <w:t>[20]</w:t>
      </w:r>
      <w:r w:rsidR="005B76CD" w:rsidRPr="00AD1E27">
        <w:rPr>
          <w:rFonts w:eastAsia="標楷體"/>
          <w:sz w:val="20"/>
        </w:rPr>
        <w:t>，並對資深工程師造成負擔</w:t>
      </w:r>
      <w:r w:rsidR="005B76CD" w:rsidRPr="00AD1E27">
        <w:rPr>
          <w:rFonts w:eastAsia="標楷體"/>
          <w:sz w:val="20"/>
        </w:rPr>
        <w:t>[5]</w:t>
      </w:r>
      <w:r w:rsidR="005B76CD" w:rsidRPr="00AD1E27">
        <w:rPr>
          <w:rFonts w:eastAsia="標楷體"/>
          <w:sz w:val="20"/>
        </w:rPr>
        <w:t>。因此，研究逐漸導入大型語言模型</w:t>
      </w:r>
      <w:r w:rsidR="00C21101" w:rsidRPr="00AD1E27">
        <w:rPr>
          <w:rFonts w:eastAsia="標楷體"/>
          <w:sz w:val="20"/>
        </w:rPr>
        <w:t>(</w:t>
      </w:r>
      <w:r w:rsidR="005B76CD" w:rsidRPr="00AD1E27">
        <w:rPr>
          <w:rFonts w:eastAsia="標楷體"/>
          <w:sz w:val="20"/>
        </w:rPr>
        <w:t>LLM</w:t>
      </w:r>
      <w:r w:rsidR="00C21101" w:rsidRPr="00AD1E27">
        <w:rPr>
          <w:rFonts w:eastAsia="標楷體"/>
          <w:sz w:val="20"/>
        </w:rPr>
        <w:t>)</w:t>
      </w:r>
      <w:r w:rsidR="005B76CD" w:rsidRPr="00AD1E27">
        <w:rPr>
          <w:rFonts w:eastAsia="標楷體"/>
          <w:sz w:val="20"/>
        </w:rPr>
        <w:t>作為輔助工具，以提升審查效率並協助理解陌生領域</w:t>
      </w:r>
      <w:r w:rsidR="005B76CD" w:rsidRPr="00AD1E27">
        <w:rPr>
          <w:rFonts w:eastAsia="標楷體"/>
          <w:sz w:val="20"/>
        </w:rPr>
        <w:t>[2]</w:t>
      </w:r>
      <w:r w:rsidR="005B76CD" w:rsidRPr="00AD1E27">
        <w:rPr>
          <w:rFonts w:eastAsia="標楷體"/>
          <w:sz w:val="20"/>
        </w:rPr>
        <w:t>，同時改善</w:t>
      </w:r>
      <w:r w:rsidR="005B76CD" w:rsidRPr="00AD1E27">
        <w:rPr>
          <w:rFonts w:eastAsia="標楷體"/>
          <w:sz w:val="20"/>
        </w:rPr>
        <w:t xml:space="preserve"> Pull Request </w:t>
      </w:r>
      <w:r w:rsidR="005B76CD" w:rsidRPr="00AD1E27">
        <w:rPr>
          <w:rFonts w:eastAsia="標楷體"/>
          <w:sz w:val="20"/>
        </w:rPr>
        <w:t>審查延遲問題</w:t>
      </w:r>
      <w:r w:rsidR="005B76CD" w:rsidRPr="00AD1E27">
        <w:rPr>
          <w:rFonts w:eastAsia="標楷體"/>
          <w:sz w:val="20"/>
        </w:rPr>
        <w:t>[9]</w:t>
      </w:r>
      <w:r w:rsidR="005B76CD" w:rsidRPr="00AD1E27">
        <w:rPr>
          <w:rFonts w:eastAsia="標楷體"/>
          <w:sz w:val="20"/>
        </w:rPr>
        <w:t>。另一方面，靜態分析工具</w:t>
      </w:r>
      <w:r w:rsidR="00C21101" w:rsidRPr="00AD1E27">
        <w:rPr>
          <w:rFonts w:eastAsia="標楷體"/>
          <w:sz w:val="20"/>
        </w:rPr>
        <w:t>(</w:t>
      </w:r>
      <w:r w:rsidR="005B76CD" w:rsidRPr="00AD1E27">
        <w:rPr>
          <w:rFonts w:eastAsia="標楷體"/>
          <w:sz w:val="20"/>
        </w:rPr>
        <w:t>Static Analysis Tools, STAs</w:t>
      </w:r>
      <w:r w:rsidR="00C21101" w:rsidRPr="00AD1E27">
        <w:rPr>
          <w:rFonts w:eastAsia="標楷體"/>
          <w:sz w:val="20"/>
        </w:rPr>
        <w:t>)</w:t>
      </w:r>
      <w:r w:rsidR="005B76CD" w:rsidRPr="00AD1E27">
        <w:rPr>
          <w:rFonts w:eastAsia="標楷體"/>
          <w:sz w:val="20"/>
        </w:rPr>
        <w:t>可在程式未執行前進行分析，檢測語法錯誤、潛在漏洞與風格問題，並常整合於</w:t>
      </w:r>
      <w:r w:rsidR="005B76CD" w:rsidRPr="00AD1E27">
        <w:rPr>
          <w:rFonts w:eastAsia="標楷體"/>
          <w:sz w:val="20"/>
        </w:rPr>
        <w:t xml:space="preserve"> CI/CD </w:t>
      </w:r>
      <w:r w:rsidR="005B76CD" w:rsidRPr="00AD1E27">
        <w:rPr>
          <w:rFonts w:eastAsia="標楷體"/>
          <w:sz w:val="20"/>
        </w:rPr>
        <w:t>流程中以提升開發效率。</w:t>
      </w:r>
    </w:p>
    <w:p w14:paraId="4D796043" w14:textId="147BA233" w:rsidR="00827DE9" w:rsidRPr="00AD1E27" w:rsidRDefault="005B76CD" w:rsidP="001F73BF">
      <w:pPr>
        <w:ind w:firstLineChars="200" w:firstLine="400"/>
        <w:jc w:val="both"/>
        <w:rPr>
          <w:rFonts w:eastAsia="標楷體"/>
          <w:sz w:val="20"/>
        </w:rPr>
      </w:pPr>
      <w:r w:rsidRPr="00AD1E27">
        <w:rPr>
          <w:rFonts w:eastAsia="標楷體"/>
          <w:sz w:val="20"/>
        </w:rPr>
        <w:t>然而，傳統工具在規則僵化與語義理解方面存在限制</w:t>
      </w:r>
      <w:r w:rsidRPr="00AD1E27">
        <w:rPr>
          <w:rFonts w:eastAsia="標楷體"/>
          <w:sz w:val="20"/>
        </w:rPr>
        <w:t>[1]</w:t>
      </w:r>
      <w:r w:rsidRPr="00AD1E27">
        <w:rPr>
          <w:rFonts w:eastAsia="標楷體"/>
          <w:sz w:val="20"/>
        </w:rPr>
        <w:t>，其檢測能力亦有相當比例無法涵蓋</w:t>
      </w:r>
      <w:r w:rsidRPr="00AD1E27">
        <w:rPr>
          <w:rFonts w:eastAsia="標楷體"/>
          <w:sz w:val="20"/>
        </w:rPr>
        <w:t xml:space="preserve"> LLM </w:t>
      </w:r>
      <w:r w:rsidRPr="00AD1E27">
        <w:rPr>
          <w:rFonts w:eastAsia="標楷體"/>
          <w:sz w:val="20"/>
        </w:rPr>
        <w:t>所能辨識的問題</w:t>
      </w:r>
      <w:r w:rsidRPr="00AD1E27">
        <w:rPr>
          <w:rFonts w:eastAsia="標楷體"/>
          <w:sz w:val="20"/>
        </w:rPr>
        <w:t>[5]</w:t>
      </w:r>
      <w:r w:rsidRPr="00AD1E27">
        <w:rPr>
          <w:rFonts w:eastAsia="標楷體"/>
          <w:sz w:val="20"/>
        </w:rPr>
        <w:t>，且規則更新不易</w:t>
      </w:r>
      <w:r w:rsidRPr="00AD1E27">
        <w:rPr>
          <w:rFonts w:eastAsia="標楷體"/>
          <w:sz w:val="20"/>
        </w:rPr>
        <w:t>[12]</w:t>
      </w:r>
      <w:r w:rsidRPr="00AD1E27">
        <w:rPr>
          <w:rFonts w:eastAsia="標楷體"/>
          <w:sz w:val="20"/>
        </w:rPr>
        <w:t>，缺乏深層建議能力</w:t>
      </w:r>
      <w:r w:rsidRPr="00AD1E27">
        <w:rPr>
          <w:rFonts w:eastAsia="標楷體"/>
          <w:sz w:val="20"/>
        </w:rPr>
        <w:t>[6]</w:t>
      </w:r>
      <w:r w:rsidRPr="00AD1E27">
        <w:rPr>
          <w:rFonts w:eastAsia="標楷體"/>
          <w:sz w:val="20"/>
        </w:rPr>
        <w:t>。</w:t>
      </w:r>
      <w:r w:rsidRPr="00AD1E27">
        <w:rPr>
          <w:rFonts w:eastAsia="標楷體"/>
          <w:sz w:val="20"/>
        </w:rPr>
        <w:t xml:space="preserve">LLM </w:t>
      </w:r>
      <w:r w:rsidRPr="00AD1E27">
        <w:rPr>
          <w:rFonts w:eastAsia="標楷體"/>
          <w:sz w:val="20"/>
        </w:rPr>
        <w:t>作為基於</w:t>
      </w:r>
      <w:r w:rsidRPr="00AD1E27">
        <w:rPr>
          <w:rFonts w:eastAsia="標楷體"/>
          <w:sz w:val="20"/>
        </w:rPr>
        <w:t xml:space="preserve"> Transformer </w:t>
      </w:r>
      <w:r w:rsidRPr="00AD1E27">
        <w:rPr>
          <w:rFonts w:eastAsia="標楷體"/>
          <w:sz w:val="20"/>
        </w:rPr>
        <w:t>架構的深度學習模型，透過預訓練與微調能理解自然語言與程式語言，並廣泛應用於程式輔助與內容生成，但仍面臨偏見與幻覺等問題，需搭配人工監督</w:t>
      </w:r>
      <w:r w:rsidRPr="00AD1E27">
        <w:rPr>
          <w:rFonts w:eastAsia="標楷體"/>
          <w:sz w:val="20"/>
        </w:rPr>
        <w:t>[15]</w:t>
      </w:r>
      <w:r w:rsidRPr="00AD1E27">
        <w:rPr>
          <w:rFonts w:eastAsia="標楷體"/>
          <w:sz w:val="20"/>
        </w:rPr>
        <w:t>，且在介面設計上圖形化操作更具可用性</w:t>
      </w:r>
      <w:r w:rsidRPr="00AD1E27">
        <w:rPr>
          <w:rFonts w:eastAsia="標楷體"/>
          <w:sz w:val="20"/>
        </w:rPr>
        <w:t>[3]</w:t>
      </w:r>
      <w:r w:rsidRPr="00AD1E27">
        <w:rPr>
          <w:rFonts w:eastAsia="標楷體"/>
          <w:sz w:val="20"/>
        </w:rPr>
        <w:t>。在評估層面，</w:t>
      </w:r>
      <w:r w:rsidRPr="00AD1E27">
        <w:rPr>
          <w:rFonts w:eastAsia="標楷體"/>
          <w:sz w:val="20"/>
        </w:rPr>
        <w:t xml:space="preserve">LLM-as-a-Judge </w:t>
      </w:r>
      <w:r w:rsidRPr="00AD1E27">
        <w:rPr>
          <w:rFonts w:eastAsia="標楷體"/>
          <w:sz w:val="20"/>
        </w:rPr>
        <w:t>方法透過</w:t>
      </w:r>
      <w:r w:rsidRPr="00AD1E27">
        <w:rPr>
          <w:rFonts w:eastAsia="標楷體"/>
          <w:sz w:val="20"/>
        </w:rPr>
        <w:t xml:space="preserve"> LLM </w:t>
      </w:r>
      <w:r w:rsidRPr="00AD1E27">
        <w:rPr>
          <w:rFonts w:eastAsia="標楷體"/>
          <w:sz w:val="20"/>
        </w:rPr>
        <w:t>自動對生成結果進行評分或比較，其效果已被證實可與人類審查者相當</w:t>
      </w:r>
      <w:r w:rsidRPr="00AD1E27">
        <w:rPr>
          <w:rFonts w:eastAsia="標楷體"/>
          <w:sz w:val="20"/>
        </w:rPr>
        <w:t>[13]</w:t>
      </w:r>
      <w:r w:rsidRPr="00AD1E27">
        <w:rPr>
          <w:rFonts w:eastAsia="標楷體"/>
          <w:sz w:val="20"/>
        </w:rPr>
        <w:t>，並可彌補傳統指標</w:t>
      </w:r>
      <w:r w:rsidR="00C21101" w:rsidRPr="00AD1E27">
        <w:rPr>
          <w:rFonts w:eastAsia="標楷體"/>
          <w:sz w:val="20"/>
        </w:rPr>
        <w:t>(</w:t>
      </w:r>
      <w:r w:rsidRPr="00AD1E27">
        <w:rPr>
          <w:rFonts w:eastAsia="標楷體"/>
          <w:sz w:val="20"/>
        </w:rPr>
        <w:t>如</w:t>
      </w:r>
      <w:r w:rsidRPr="00AD1E27">
        <w:rPr>
          <w:rFonts w:eastAsia="標楷體"/>
          <w:sz w:val="20"/>
        </w:rPr>
        <w:t xml:space="preserve"> BLEU</w:t>
      </w:r>
      <w:r w:rsidRPr="00AD1E27">
        <w:rPr>
          <w:rFonts w:eastAsia="標楷體"/>
          <w:sz w:val="20"/>
        </w:rPr>
        <w:t>、</w:t>
      </w:r>
      <w:r w:rsidRPr="00AD1E27">
        <w:rPr>
          <w:rFonts w:eastAsia="標楷體"/>
          <w:sz w:val="20"/>
        </w:rPr>
        <w:t>ROUGE</w:t>
      </w:r>
      <w:r w:rsidR="00C21101" w:rsidRPr="00AD1E27">
        <w:rPr>
          <w:rFonts w:eastAsia="標楷體"/>
          <w:sz w:val="20"/>
        </w:rPr>
        <w:t>)</w:t>
      </w:r>
      <w:r w:rsidRPr="00AD1E27">
        <w:rPr>
          <w:rFonts w:eastAsia="標楷體"/>
          <w:sz w:val="20"/>
        </w:rPr>
        <w:t>無法反映語義品質的不足</w:t>
      </w:r>
      <w:r w:rsidRPr="00AD1E27">
        <w:rPr>
          <w:rFonts w:eastAsia="標楷體"/>
          <w:sz w:val="20"/>
        </w:rPr>
        <w:t>[11]</w:t>
      </w:r>
      <w:r w:rsidRPr="00AD1E27">
        <w:rPr>
          <w:rFonts w:eastAsia="標楷體"/>
          <w:sz w:val="20"/>
        </w:rPr>
        <w:t>，相關研究亦提出多維評估指標以提升可靠性</w:t>
      </w:r>
      <w:r w:rsidRPr="00AD1E27">
        <w:rPr>
          <w:rFonts w:eastAsia="標楷體"/>
          <w:sz w:val="20"/>
        </w:rPr>
        <w:t>[7][10]</w:t>
      </w:r>
      <w:r w:rsidRPr="00AD1E27">
        <w:rPr>
          <w:rFonts w:eastAsia="標楷體"/>
          <w:sz w:val="20"/>
        </w:rPr>
        <w:t>。檢索增強生成</w:t>
      </w:r>
      <w:r w:rsidR="00C21101" w:rsidRPr="00AD1E27">
        <w:rPr>
          <w:rFonts w:eastAsia="標楷體"/>
          <w:sz w:val="20"/>
        </w:rPr>
        <w:t>(</w:t>
      </w:r>
      <w:r w:rsidRPr="00AD1E27">
        <w:rPr>
          <w:rFonts w:eastAsia="標楷體"/>
          <w:sz w:val="20"/>
        </w:rPr>
        <w:t>Retrieval-Augmented Generation, RAG</w:t>
      </w:r>
      <w:r w:rsidR="00C21101" w:rsidRPr="00AD1E27">
        <w:rPr>
          <w:rFonts w:eastAsia="標楷體"/>
          <w:sz w:val="20"/>
        </w:rPr>
        <w:t>)</w:t>
      </w:r>
      <w:r w:rsidRPr="00AD1E27">
        <w:rPr>
          <w:rFonts w:eastAsia="標楷體"/>
          <w:sz w:val="20"/>
        </w:rPr>
        <w:t>透過結合外部知識檢索與文本生成，有效降低</w:t>
      </w:r>
      <w:r w:rsidRPr="00AD1E27">
        <w:rPr>
          <w:rFonts w:eastAsia="標楷體"/>
          <w:sz w:val="20"/>
        </w:rPr>
        <w:t xml:space="preserve"> LLM </w:t>
      </w:r>
      <w:r w:rsidRPr="00AD1E27">
        <w:rPr>
          <w:rFonts w:eastAsia="標楷體"/>
          <w:sz w:val="20"/>
        </w:rPr>
        <w:t>幻覺並提升準確性，並已應用於安全建議與開發輔助系統中</w:t>
      </w:r>
      <w:r w:rsidRPr="00AD1E27">
        <w:rPr>
          <w:rFonts w:eastAsia="標楷體"/>
          <w:sz w:val="20"/>
        </w:rPr>
        <w:t>[19][8]</w:t>
      </w:r>
      <w:r w:rsidRPr="00AD1E27">
        <w:rPr>
          <w:rFonts w:eastAsia="標楷體"/>
          <w:sz w:val="20"/>
        </w:rPr>
        <w:t>。在模型優化方面，參數高效微調</w:t>
      </w:r>
      <w:r w:rsidR="00C21101" w:rsidRPr="00AD1E27">
        <w:rPr>
          <w:rFonts w:eastAsia="標楷體"/>
          <w:sz w:val="20"/>
        </w:rPr>
        <w:t>(</w:t>
      </w:r>
      <w:r w:rsidRPr="00AD1E27">
        <w:rPr>
          <w:rFonts w:eastAsia="標楷體"/>
          <w:sz w:val="20"/>
        </w:rPr>
        <w:t>PEFT</w:t>
      </w:r>
      <w:r w:rsidR="00C21101" w:rsidRPr="00AD1E27">
        <w:rPr>
          <w:rFonts w:eastAsia="標楷體"/>
          <w:sz w:val="20"/>
        </w:rPr>
        <w:t>)</w:t>
      </w:r>
      <w:r w:rsidRPr="00AD1E27">
        <w:rPr>
          <w:rFonts w:eastAsia="標楷體"/>
          <w:sz w:val="20"/>
        </w:rPr>
        <w:t>透過僅調整少量參數降低訓練成本，其中</w:t>
      </w:r>
      <w:r w:rsidRPr="00AD1E27">
        <w:rPr>
          <w:rFonts w:eastAsia="標楷體"/>
          <w:sz w:val="20"/>
        </w:rPr>
        <w:t xml:space="preserve"> </w:t>
      </w:r>
      <w:proofErr w:type="spellStart"/>
      <w:r w:rsidRPr="00AD1E27">
        <w:rPr>
          <w:rFonts w:eastAsia="標楷體"/>
          <w:sz w:val="20"/>
        </w:rPr>
        <w:t>LoRA</w:t>
      </w:r>
      <w:proofErr w:type="spellEnd"/>
      <w:r w:rsidRPr="00AD1E27">
        <w:rPr>
          <w:rFonts w:eastAsia="標楷體"/>
          <w:sz w:val="20"/>
        </w:rPr>
        <w:t xml:space="preserve"> </w:t>
      </w:r>
      <w:r w:rsidRPr="00AD1E27">
        <w:rPr>
          <w:rFonts w:eastAsia="標楷體"/>
          <w:sz w:val="20"/>
        </w:rPr>
        <w:t>技術透過低</w:t>
      </w:r>
      <w:proofErr w:type="gramStart"/>
      <w:r w:rsidRPr="00AD1E27">
        <w:rPr>
          <w:rFonts w:eastAsia="標楷體"/>
          <w:sz w:val="20"/>
        </w:rPr>
        <w:t>秩</w:t>
      </w:r>
      <w:proofErr w:type="gramEnd"/>
      <w:r w:rsidRPr="00AD1E27">
        <w:rPr>
          <w:rFonts w:eastAsia="標楷體"/>
          <w:sz w:val="20"/>
        </w:rPr>
        <w:t>矩陣實現高效適配，在極少參數下仍可達到接近完整微調效果</w:t>
      </w:r>
      <w:r w:rsidRPr="00AD1E27">
        <w:rPr>
          <w:rFonts w:eastAsia="標楷體"/>
          <w:sz w:val="20"/>
        </w:rPr>
        <w:t>[16]</w:t>
      </w:r>
      <w:r w:rsidR="00675813" w:rsidRPr="00AD1E27">
        <w:rPr>
          <w:rFonts w:eastAsia="標楷體"/>
          <w:sz w:val="20"/>
        </w:rPr>
        <w:t>，</w:t>
      </w:r>
      <w:proofErr w:type="spellStart"/>
      <w:r w:rsidRPr="00AD1E27">
        <w:rPr>
          <w:rFonts w:eastAsia="標楷體"/>
          <w:sz w:val="20"/>
        </w:rPr>
        <w:t>QLoRA</w:t>
      </w:r>
      <w:proofErr w:type="spellEnd"/>
      <w:r w:rsidRPr="00AD1E27">
        <w:rPr>
          <w:rFonts w:eastAsia="標楷體"/>
          <w:sz w:val="20"/>
        </w:rPr>
        <w:t xml:space="preserve"> </w:t>
      </w:r>
      <w:r w:rsidRPr="00AD1E27">
        <w:rPr>
          <w:rFonts w:eastAsia="標楷體"/>
          <w:sz w:val="20"/>
        </w:rPr>
        <w:t>則進一步結合量化技術，使大型模型能在有限資源下進行微調並維持性能</w:t>
      </w:r>
      <w:r w:rsidRPr="00AD1E27">
        <w:rPr>
          <w:rFonts w:eastAsia="標楷體"/>
          <w:sz w:val="20"/>
        </w:rPr>
        <w:t>[21][17]</w:t>
      </w:r>
      <w:r w:rsidRPr="00AD1E27">
        <w:rPr>
          <w:rFonts w:eastAsia="標楷體"/>
          <w:sz w:val="20"/>
        </w:rPr>
        <w:t>。知識蒸餾</w:t>
      </w:r>
      <w:r w:rsidR="00C21101" w:rsidRPr="00AD1E27">
        <w:rPr>
          <w:rFonts w:eastAsia="標楷體"/>
          <w:sz w:val="20"/>
        </w:rPr>
        <w:t>(</w:t>
      </w:r>
      <w:r w:rsidRPr="00AD1E27">
        <w:rPr>
          <w:rFonts w:eastAsia="標楷體"/>
          <w:sz w:val="20"/>
        </w:rPr>
        <w:t>Knowledge Distillation</w:t>
      </w:r>
      <w:r w:rsidR="00C21101" w:rsidRPr="00AD1E27">
        <w:rPr>
          <w:rFonts w:eastAsia="標楷體"/>
          <w:sz w:val="20"/>
        </w:rPr>
        <w:t>)</w:t>
      </w:r>
      <w:r w:rsidR="004132C8">
        <w:rPr>
          <w:rFonts w:eastAsia="標楷體" w:hint="eastAsia"/>
          <w:sz w:val="20"/>
        </w:rPr>
        <w:t>則</w:t>
      </w:r>
      <w:r w:rsidRPr="00AD1E27">
        <w:rPr>
          <w:rFonts w:eastAsia="標楷體"/>
          <w:sz w:val="20"/>
        </w:rPr>
        <w:t>透過將大型教師模型的能力轉移至小型學生模型，使其在降低計算成本的同時維持生成品質，此方法已被證實能有效提升模型實務應用效能</w:t>
      </w:r>
      <w:r w:rsidRPr="00AD1E27">
        <w:rPr>
          <w:rFonts w:eastAsia="標楷體"/>
          <w:sz w:val="20"/>
        </w:rPr>
        <w:t>[22]</w:t>
      </w:r>
      <w:r w:rsidRPr="00AD1E27">
        <w:rPr>
          <w:rFonts w:eastAsia="標楷體"/>
          <w:sz w:val="20"/>
        </w:rPr>
        <w:t>。綜上所述，結合</w:t>
      </w:r>
      <w:r w:rsidRPr="00AD1E27">
        <w:rPr>
          <w:rFonts w:eastAsia="標楷體"/>
          <w:sz w:val="20"/>
        </w:rPr>
        <w:t xml:space="preserve"> LLM</w:t>
      </w:r>
      <w:r w:rsidRPr="00AD1E27">
        <w:rPr>
          <w:rFonts w:eastAsia="標楷體"/>
          <w:sz w:val="20"/>
        </w:rPr>
        <w:t>、靜態分析工具與各種模型優化技術，將有助於建立更高效、智慧化且可擴展的程式碼審查機制。</w:t>
      </w:r>
    </w:p>
    <w:p w14:paraId="6D925855" w14:textId="77777777" w:rsidR="001A1730" w:rsidRPr="00AD1E27" w:rsidRDefault="001A1730" w:rsidP="001A1730">
      <w:pPr>
        <w:jc w:val="center"/>
        <w:rPr>
          <w:rFonts w:eastAsia="標楷體"/>
          <w:b/>
          <w:sz w:val="20"/>
        </w:rPr>
      </w:pPr>
    </w:p>
    <w:p w14:paraId="446EC72D" w14:textId="1E0CC518" w:rsidR="00827DE9" w:rsidRPr="00EC50E1" w:rsidRDefault="00827DE9">
      <w:pPr>
        <w:jc w:val="both"/>
        <w:rPr>
          <w:rFonts w:eastAsia="標楷體"/>
          <w:b/>
          <w:sz w:val="28"/>
          <w:szCs w:val="28"/>
        </w:rPr>
      </w:pPr>
      <w:r w:rsidRPr="00EC50E1">
        <w:rPr>
          <w:rFonts w:eastAsia="標楷體" w:hint="eastAsia"/>
          <w:b/>
          <w:sz w:val="28"/>
          <w:szCs w:val="28"/>
        </w:rPr>
        <w:t>三、</w:t>
      </w:r>
      <w:r w:rsidR="005B76CD" w:rsidRPr="00EC50E1">
        <w:rPr>
          <w:rFonts w:eastAsia="標楷體"/>
          <w:b/>
          <w:sz w:val="28"/>
          <w:szCs w:val="28"/>
        </w:rPr>
        <w:t xml:space="preserve">LLM </w:t>
      </w:r>
      <w:r w:rsidR="005B76CD" w:rsidRPr="00EC50E1">
        <w:rPr>
          <w:rFonts w:eastAsia="標楷體" w:hint="eastAsia"/>
          <w:b/>
          <w:sz w:val="28"/>
          <w:szCs w:val="28"/>
        </w:rPr>
        <w:t>程式碼審查架構設計</w:t>
      </w:r>
    </w:p>
    <w:p w14:paraId="5F6AEF44" w14:textId="51900C9E" w:rsidR="00C21101" w:rsidRPr="00AD1E27" w:rsidRDefault="00C564FA">
      <w:pPr>
        <w:jc w:val="both"/>
        <w:rPr>
          <w:rFonts w:eastAsia="標楷體"/>
          <w:sz w:val="20"/>
        </w:rPr>
      </w:pPr>
      <w:r w:rsidRPr="00AD1E27">
        <w:rPr>
          <w:rFonts w:eastAsia="標楷體"/>
          <w:sz w:val="20"/>
        </w:rPr>
        <w:t xml:space="preserve">　　</w:t>
      </w:r>
      <w:r w:rsidR="00051876" w:rsidRPr="00AD1E27">
        <w:rPr>
          <w:rFonts w:eastAsia="標楷體"/>
          <w:sz w:val="20"/>
        </w:rPr>
        <w:t>本研究</w:t>
      </w:r>
      <w:r w:rsidR="002E63D0">
        <w:rPr>
          <w:rFonts w:eastAsia="標楷體" w:hint="eastAsia"/>
          <w:sz w:val="20"/>
        </w:rPr>
        <w:t>將</w:t>
      </w:r>
      <w:r w:rsidR="00051876" w:rsidRPr="00AD1E27">
        <w:rPr>
          <w:rFonts w:eastAsia="標楷體"/>
          <w:sz w:val="20"/>
        </w:rPr>
        <w:t>知識蒸餾（</w:t>
      </w:r>
      <w:r w:rsidR="00051876" w:rsidRPr="00AD1E27">
        <w:rPr>
          <w:rFonts w:eastAsia="標楷體"/>
          <w:sz w:val="20"/>
        </w:rPr>
        <w:t>Knowledge Distillation</w:t>
      </w:r>
      <w:r w:rsidR="00051876" w:rsidRPr="00AD1E27">
        <w:rPr>
          <w:rFonts w:eastAsia="標楷體"/>
          <w:sz w:val="20"/>
        </w:rPr>
        <w:t>）與微調（</w:t>
      </w:r>
      <w:r w:rsidR="00051876" w:rsidRPr="00AD1E27">
        <w:rPr>
          <w:rFonts w:eastAsia="標楷體"/>
          <w:sz w:val="20"/>
        </w:rPr>
        <w:t>Fine-tuning</w:t>
      </w:r>
      <w:r w:rsidR="00051876" w:rsidRPr="00AD1E27">
        <w:rPr>
          <w:rFonts w:eastAsia="標楷體"/>
          <w:sz w:val="20"/>
        </w:rPr>
        <w:t>）流程建構為一完整管線：「教師模型生成資料</w:t>
      </w:r>
      <w:r w:rsidR="00051876" w:rsidRPr="00AD1E27">
        <w:rPr>
          <w:rFonts w:eastAsia="標楷體"/>
          <w:sz w:val="20"/>
        </w:rPr>
        <w:t xml:space="preserve"> → </w:t>
      </w:r>
      <w:r w:rsidR="00051876" w:rsidRPr="00AD1E27">
        <w:rPr>
          <w:rFonts w:eastAsia="標楷體"/>
          <w:sz w:val="20"/>
        </w:rPr>
        <w:t>建立微調資料集</w:t>
      </w:r>
      <w:r w:rsidR="00051876" w:rsidRPr="00AD1E27">
        <w:rPr>
          <w:rFonts w:eastAsia="標楷體"/>
          <w:sz w:val="20"/>
        </w:rPr>
        <w:t xml:space="preserve"> → </w:t>
      </w:r>
      <w:r w:rsidR="00051876" w:rsidRPr="00AD1E27">
        <w:rPr>
          <w:rFonts w:eastAsia="標楷體"/>
          <w:sz w:val="20"/>
        </w:rPr>
        <w:t>學生模型訓練</w:t>
      </w:r>
      <w:r w:rsidR="00051876" w:rsidRPr="00AD1E27">
        <w:rPr>
          <w:rFonts w:eastAsia="標楷體"/>
          <w:sz w:val="20"/>
        </w:rPr>
        <w:t xml:space="preserve"> → </w:t>
      </w:r>
      <w:r w:rsidR="00051876" w:rsidRPr="00AD1E27">
        <w:rPr>
          <w:rFonts w:eastAsia="標楷體"/>
          <w:sz w:val="20"/>
        </w:rPr>
        <w:t>輸出壓縮模型」，透過具備</w:t>
      </w:r>
      <w:r w:rsidR="00051876" w:rsidRPr="00AD1E27">
        <w:rPr>
          <w:rFonts w:eastAsia="標楷體"/>
          <w:sz w:val="20"/>
        </w:rPr>
        <w:t xml:space="preserve"> Chain-of-</w:t>
      </w:r>
      <w:r w:rsidR="00051876" w:rsidRPr="00AD1E27">
        <w:rPr>
          <w:rFonts w:eastAsia="標楷體"/>
          <w:sz w:val="20"/>
        </w:rPr>
        <w:t>Thought</w:t>
      </w:r>
      <w:r w:rsidR="00051876" w:rsidRPr="00AD1E27">
        <w:rPr>
          <w:rFonts w:eastAsia="標楷體"/>
          <w:sz w:val="20"/>
        </w:rPr>
        <w:t>（</w:t>
      </w:r>
      <w:proofErr w:type="spellStart"/>
      <w:r w:rsidR="00051876" w:rsidRPr="00AD1E27">
        <w:rPr>
          <w:rFonts w:eastAsia="標楷體"/>
          <w:sz w:val="20"/>
        </w:rPr>
        <w:t>CoT</w:t>
      </w:r>
      <w:proofErr w:type="spellEnd"/>
      <w:r w:rsidR="00051876" w:rsidRPr="00AD1E27">
        <w:rPr>
          <w:rFonts w:eastAsia="標楷體"/>
          <w:sz w:val="20"/>
        </w:rPr>
        <w:t>）提示之</w:t>
      </w:r>
      <w:r w:rsidR="00051876" w:rsidRPr="00AD1E27">
        <w:rPr>
          <w:rFonts w:eastAsia="標楷體"/>
          <w:sz w:val="20"/>
        </w:rPr>
        <w:t xml:space="preserve"> prompt </w:t>
      </w:r>
      <w:r w:rsidR="00051876" w:rsidRPr="00AD1E27">
        <w:rPr>
          <w:rFonts w:eastAsia="標楷體"/>
          <w:sz w:val="20"/>
        </w:rPr>
        <w:t>向教師模型發出請求</w:t>
      </w:r>
      <w:r w:rsidR="00A97BE9" w:rsidRPr="00AD1E27">
        <w:rPr>
          <w:rFonts w:eastAsia="標楷體"/>
          <w:sz w:val="20"/>
        </w:rPr>
        <w:t>，</w:t>
      </w:r>
      <w:r w:rsidR="00051876" w:rsidRPr="00AD1E27">
        <w:rPr>
          <w:rFonts w:eastAsia="標楷體"/>
          <w:sz w:val="20"/>
        </w:rPr>
        <w:t>教師模型為具高度推理能力之大型基礎模型，能同時產生最終答案與中間推理步驟，使輸出具備結構化且高品質的推理軌跡。其後，教師模型生成內容被整理為微調資料集（</w:t>
      </w:r>
      <w:r w:rsidR="00051876" w:rsidRPr="00AD1E27">
        <w:rPr>
          <w:rFonts w:eastAsia="標楷體"/>
          <w:sz w:val="20"/>
        </w:rPr>
        <w:t>fine-tune data</w:t>
      </w:r>
      <w:r w:rsidR="00051876" w:rsidRPr="00AD1E27">
        <w:rPr>
          <w:rFonts w:eastAsia="標楷體"/>
          <w:sz w:val="20"/>
        </w:rPr>
        <w:t>），並經資料清洗、格式轉換（如</w:t>
      </w:r>
      <w:r w:rsidR="00051876" w:rsidRPr="00AD1E27">
        <w:rPr>
          <w:rFonts w:eastAsia="標楷體"/>
          <w:sz w:val="20"/>
        </w:rPr>
        <w:t xml:space="preserve"> instruction-following </w:t>
      </w:r>
      <w:r w:rsidR="00051876" w:rsidRPr="00AD1E27">
        <w:rPr>
          <w:rFonts w:eastAsia="標楷體"/>
          <w:sz w:val="20"/>
        </w:rPr>
        <w:t>格式）、錯誤樣本過濾及人工或自動評估，以確保資料品質。接續進入蒸餾核心階段，以該高品質資料對學生模型進行微調訓練</w:t>
      </w:r>
      <w:r w:rsidR="00A97BE9" w:rsidRPr="00AD1E27">
        <w:rPr>
          <w:rFonts w:eastAsia="標楷體"/>
          <w:sz w:val="20"/>
        </w:rPr>
        <w:t>，</w:t>
      </w:r>
      <w:r w:rsidR="00051876" w:rsidRPr="00AD1E27">
        <w:rPr>
          <w:rFonts w:eastAsia="標楷體"/>
          <w:sz w:val="20"/>
        </w:rPr>
        <w:t>本研究採用之學生模型為</w:t>
      </w:r>
      <w:r w:rsidR="00051876" w:rsidRPr="00AD1E27">
        <w:rPr>
          <w:rFonts w:eastAsia="標楷體"/>
          <w:sz w:val="20"/>
        </w:rPr>
        <w:t xml:space="preserve"> Qwen3-Coder-30B-A3B-Instruct</w:t>
      </w:r>
      <w:r w:rsidR="00051876" w:rsidRPr="00AD1E27">
        <w:rPr>
          <w:rFonts w:eastAsia="標楷體"/>
          <w:sz w:val="20"/>
        </w:rPr>
        <w:t>，透過學習教師模型之輸出分佈與推理模式，使其在較小參數規模下逼近教師模型效能，達成知識壓縮。微調過程採用</w:t>
      </w:r>
      <w:r w:rsidR="00051876" w:rsidRPr="00AD1E27">
        <w:rPr>
          <w:rFonts w:eastAsia="標楷體"/>
          <w:sz w:val="20"/>
        </w:rPr>
        <w:t xml:space="preserve"> </w:t>
      </w:r>
      <w:proofErr w:type="spellStart"/>
      <w:r w:rsidR="00051876" w:rsidRPr="00AD1E27">
        <w:rPr>
          <w:rFonts w:eastAsia="標楷體"/>
          <w:sz w:val="20"/>
        </w:rPr>
        <w:t>QLoRA</w:t>
      </w:r>
      <w:proofErr w:type="spellEnd"/>
      <w:r w:rsidR="00051876" w:rsidRPr="00AD1E27">
        <w:rPr>
          <w:rFonts w:eastAsia="標楷體"/>
          <w:sz w:val="20"/>
        </w:rPr>
        <w:t>（</w:t>
      </w:r>
      <w:r w:rsidR="00051876" w:rsidRPr="00AD1E27">
        <w:rPr>
          <w:rFonts w:eastAsia="標楷體"/>
          <w:sz w:val="20"/>
        </w:rPr>
        <w:t>Quantized Low-Rank Adaptation</w:t>
      </w:r>
      <w:r w:rsidR="00051876" w:rsidRPr="00AD1E27">
        <w:rPr>
          <w:rFonts w:eastAsia="標楷體"/>
          <w:sz w:val="20"/>
        </w:rPr>
        <w:t>）技術，於低位元量化基礎上引入低</w:t>
      </w:r>
      <w:proofErr w:type="gramStart"/>
      <w:r w:rsidR="00051876" w:rsidRPr="00AD1E27">
        <w:rPr>
          <w:rFonts w:eastAsia="標楷體"/>
          <w:sz w:val="20"/>
        </w:rPr>
        <w:t>秩</w:t>
      </w:r>
      <w:proofErr w:type="gramEnd"/>
      <w:r w:rsidR="00051876" w:rsidRPr="00AD1E27">
        <w:rPr>
          <w:rFonts w:eastAsia="標楷體"/>
          <w:sz w:val="20"/>
        </w:rPr>
        <w:t>適配器進行參數更新，大幅降低顯示卡記憶體與計算成本，使</w:t>
      </w:r>
      <w:r w:rsidR="00051876" w:rsidRPr="00AD1E27">
        <w:rPr>
          <w:rFonts w:eastAsia="標楷體"/>
          <w:sz w:val="20"/>
        </w:rPr>
        <w:t xml:space="preserve"> 30B </w:t>
      </w:r>
      <w:r w:rsidR="00051876" w:rsidRPr="00AD1E27">
        <w:rPr>
          <w:rFonts w:eastAsia="標楷體"/>
          <w:sz w:val="20"/>
        </w:rPr>
        <w:t>等級模型亦可於有限硬體資源下高效訓練。</w:t>
      </w:r>
    </w:p>
    <w:p w14:paraId="10923F10" w14:textId="137E0F73" w:rsidR="00C21101" w:rsidRPr="00AD1E27" w:rsidRDefault="00C21101" w:rsidP="00921C3E">
      <w:pPr>
        <w:jc w:val="center"/>
        <w:rPr>
          <w:rFonts w:eastAsia="標楷體"/>
          <w:sz w:val="20"/>
        </w:rPr>
      </w:pPr>
      <w:commentRangeStart w:id="7"/>
      <w:r w:rsidRPr="00AD1E27">
        <w:rPr>
          <w:rFonts w:eastAsia="標楷體"/>
          <w:noProof/>
        </w:rPr>
        <w:drawing>
          <wp:inline distT="0" distB="0" distL="0" distR="0" wp14:anchorId="66235BE2" wp14:editId="1B535196">
            <wp:extent cx="2739103" cy="3951435"/>
            <wp:effectExtent l="0" t="0" r="4445"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9103" cy="3951435"/>
                    </a:xfrm>
                    <a:prstGeom prst="rect">
                      <a:avLst/>
                    </a:prstGeom>
                  </pic:spPr>
                </pic:pic>
              </a:graphicData>
            </a:graphic>
          </wp:inline>
        </w:drawing>
      </w:r>
      <w:commentRangeEnd w:id="7"/>
      <w:r w:rsidR="002E63D0">
        <w:rPr>
          <w:rStyle w:val="ad"/>
        </w:rPr>
        <w:commentReference w:id="7"/>
      </w:r>
    </w:p>
    <w:p w14:paraId="29C8B2BF" w14:textId="36637556" w:rsidR="00C21101" w:rsidRPr="00AD1E27" w:rsidRDefault="00C21101" w:rsidP="00C21101">
      <w:pPr>
        <w:jc w:val="center"/>
        <w:rPr>
          <w:rFonts w:eastAsia="標楷體"/>
          <w:color w:val="000000"/>
          <w:sz w:val="20"/>
        </w:rPr>
      </w:pPr>
      <w:r w:rsidRPr="00AD1E27">
        <w:rPr>
          <w:rFonts w:eastAsia="標楷體"/>
          <w:color w:val="000000"/>
          <w:sz w:val="20"/>
        </w:rPr>
        <w:t>圖</w:t>
      </w:r>
      <w:r w:rsidRPr="00AD1E27">
        <w:rPr>
          <w:rFonts w:eastAsia="標楷體"/>
          <w:color w:val="000000"/>
          <w:sz w:val="20"/>
        </w:rPr>
        <w:t xml:space="preserve">1 </w:t>
      </w:r>
      <w:r w:rsidRPr="00AD1E27">
        <w:rPr>
          <w:rFonts w:eastAsia="標楷體"/>
          <w:color w:val="000000"/>
          <w:sz w:val="20"/>
        </w:rPr>
        <w:t>訓練流程</w:t>
      </w:r>
    </w:p>
    <w:p w14:paraId="20993B89" w14:textId="77777777" w:rsidR="001A1730" w:rsidRPr="00AD1E27" w:rsidRDefault="001A1730" w:rsidP="00C21101">
      <w:pPr>
        <w:jc w:val="center"/>
        <w:rPr>
          <w:rFonts w:eastAsia="標楷體"/>
          <w:sz w:val="20"/>
        </w:rPr>
      </w:pPr>
    </w:p>
    <w:p w14:paraId="085722CF" w14:textId="558FFBB5" w:rsidR="00C21101" w:rsidRPr="00AD1E27" w:rsidRDefault="00EE0E38" w:rsidP="005873F0">
      <w:pPr>
        <w:jc w:val="both"/>
        <w:rPr>
          <w:rFonts w:eastAsia="標楷體"/>
          <w:sz w:val="20"/>
        </w:rPr>
      </w:pPr>
      <w:r>
        <w:rPr>
          <w:rFonts w:eastAsia="標楷體" w:hint="eastAsia"/>
          <w:sz w:val="20"/>
        </w:rPr>
        <w:t xml:space="preserve">　　</w:t>
      </w:r>
      <w:r w:rsidR="003D37A2">
        <w:rPr>
          <w:rFonts w:eastAsia="標楷體" w:hint="eastAsia"/>
          <w:sz w:val="20"/>
        </w:rPr>
        <w:t>圖一</w:t>
      </w:r>
      <w:r w:rsidRPr="00EE0E38">
        <w:rPr>
          <w:rFonts w:eastAsia="標楷體" w:hint="eastAsia"/>
          <w:sz w:val="20"/>
        </w:rPr>
        <w:t>描述以知識蒸餾</w:t>
      </w:r>
      <w:r w:rsidRPr="00EE0E38">
        <w:rPr>
          <w:rFonts w:eastAsia="標楷體" w:hint="eastAsia"/>
          <w:sz w:val="20"/>
        </w:rPr>
        <w:t xml:space="preserve"> (Knowledge Distillation)</w:t>
      </w:r>
      <w:r w:rsidRPr="00EE0E38">
        <w:rPr>
          <w:rFonts w:eastAsia="標楷體" w:hint="eastAsia"/>
          <w:sz w:val="20"/>
        </w:rPr>
        <w:t>方式微調程式碼審查模型的訓練流程。系統先以一個更大、更高能力的</w:t>
      </w:r>
      <w:r w:rsidRPr="00EE0E38">
        <w:rPr>
          <w:rFonts w:eastAsia="標楷體" w:hint="eastAsia"/>
          <w:sz w:val="20"/>
        </w:rPr>
        <w:t xml:space="preserve"> Teacher LLM </w:t>
      </w:r>
      <w:r w:rsidRPr="00EE0E38">
        <w:rPr>
          <w:rFonts w:eastAsia="標楷體" w:hint="eastAsia"/>
          <w:sz w:val="20"/>
        </w:rPr>
        <w:t>作為知識來源，搭配</w:t>
      </w:r>
      <w:r w:rsidRPr="00EE0E38">
        <w:rPr>
          <w:rFonts w:eastAsia="標楷體" w:hint="eastAsia"/>
          <w:sz w:val="20"/>
        </w:rPr>
        <w:t xml:space="preserve">generate_datas_prompt.md </w:t>
      </w:r>
      <w:r w:rsidRPr="00EE0E38">
        <w:rPr>
          <w:rFonts w:eastAsia="標楷體" w:hint="eastAsia"/>
          <w:sz w:val="20"/>
        </w:rPr>
        <w:t>中的蒸餾提示模板，由</w:t>
      </w:r>
      <w:r w:rsidRPr="00EE0E38">
        <w:rPr>
          <w:rFonts w:eastAsia="標楷體" w:hint="eastAsia"/>
          <w:sz w:val="20"/>
        </w:rPr>
        <w:t xml:space="preserve"> Teacher </w:t>
      </w:r>
      <w:r w:rsidRPr="00EE0E38">
        <w:rPr>
          <w:rFonts w:eastAsia="標楷體" w:hint="eastAsia"/>
          <w:sz w:val="20"/>
        </w:rPr>
        <w:t>針對程式碼審查情境合成大量含有思考過程</w:t>
      </w:r>
      <w:r w:rsidRPr="00EE0E38">
        <w:rPr>
          <w:rFonts w:eastAsia="標楷體" w:hint="eastAsia"/>
          <w:sz w:val="20"/>
        </w:rPr>
        <w:t xml:space="preserve"> (Chain-of-Thought) </w:t>
      </w:r>
      <w:r w:rsidRPr="00EE0E38">
        <w:rPr>
          <w:rFonts w:eastAsia="標楷體" w:hint="eastAsia"/>
          <w:sz w:val="20"/>
        </w:rPr>
        <w:t>的樣本，輸出為</w:t>
      </w:r>
      <w:r w:rsidRPr="00EE0E38">
        <w:rPr>
          <w:rFonts w:eastAsia="標楷體" w:hint="eastAsia"/>
          <w:sz w:val="20"/>
        </w:rPr>
        <w:t xml:space="preserve"> qwen3_train_data.jsonl</w:t>
      </w:r>
      <w:r w:rsidRPr="00EE0E38">
        <w:rPr>
          <w:rFonts w:eastAsia="標楷體" w:hint="eastAsia"/>
          <w:sz w:val="20"/>
        </w:rPr>
        <w:t>，欄位包含</w:t>
      </w:r>
      <w:r w:rsidRPr="00EE0E38">
        <w:rPr>
          <w:rFonts w:eastAsia="標楷體" w:hint="eastAsia"/>
          <w:sz w:val="20"/>
        </w:rPr>
        <w:t xml:space="preserve"> Instruction</w:t>
      </w:r>
      <w:r w:rsidRPr="00EE0E38">
        <w:rPr>
          <w:rFonts w:eastAsia="標楷體" w:hint="eastAsia"/>
          <w:sz w:val="20"/>
        </w:rPr>
        <w:t>、</w:t>
      </w:r>
      <w:r w:rsidRPr="00EE0E38">
        <w:rPr>
          <w:rFonts w:eastAsia="標楷體" w:hint="eastAsia"/>
          <w:sz w:val="20"/>
        </w:rPr>
        <w:t>question</w:t>
      </w:r>
      <w:r w:rsidRPr="00EE0E38">
        <w:rPr>
          <w:rFonts w:eastAsia="標楷體" w:hint="eastAsia"/>
          <w:sz w:val="20"/>
        </w:rPr>
        <w:t>、</w:t>
      </w:r>
      <w:r w:rsidRPr="00EE0E38">
        <w:rPr>
          <w:rFonts w:eastAsia="標楷體" w:hint="eastAsia"/>
          <w:sz w:val="20"/>
        </w:rPr>
        <w:t xml:space="preserve">think </w:t>
      </w:r>
      <w:r w:rsidRPr="00EE0E38">
        <w:rPr>
          <w:rFonts w:eastAsia="標楷體" w:hint="eastAsia"/>
          <w:sz w:val="20"/>
        </w:rPr>
        <w:t>與</w:t>
      </w:r>
      <w:r w:rsidRPr="00EE0E38">
        <w:rPr>
          <w:rFonts w:eastAsia="標楷體" w:hint="eastAsia"/>
          <w:sz w:val="20"/>
        </w:rPr>
        <w:t xml:space="preserve"> answer</w:t>
      </w:r>
      <w:r w:rsidRPr="00EE0E38">
        <w:rPr>
          <w:rFonts w:eastAsia="標楷體" w:hint="eastAsia"/>
          <w:sz w:val="20"/>
        </w:rPr>
        <w:t>，等同於將</w:t>
      </w:r>
      <w:r w:rsidRPr="00EE0E38">
        <w:rPr>
          <w:rFonts w:eastAsia="標楷體" w:hint="eastAsia"/>
          <w:sz w:val="20"/>
        </w:rPr>
        <w:t xml:space="preserve"> Teacher </w:t>
      </w:r>
      <w:r w:rsidRPr="00EE0E38">
        <w:rPr>
          <w:rFonts w:eastAsia="標楷體" w:hint="eastAsia"/>
          <w:sz w:val="20"/>
        </w:rPr>
        <w:t>的推理過程與最終答案蒸餾為可學習的監督訊號。資料端會經</w:t>
      </w:r>
      <w:r w:rsidRPr="00EE0E38">
        <w:rPr>
          <w:rFonts w:eastAsia="標楷體" w:hint="eastAsia"/>
          <w:sz w:val="20"/>
        </w:rPr>
        <w:t xml:space="preserve"> </w:t>
      </w:r>
      <w:proofErr w:type="spellStart"/>
      <w:r w:rsidRPr="00EE0E38">
        <w:rPr>
          <w:rFonts w:eastAsia="標楷體" w:hint="eastAsia"/>
          <w:sz w:val="20"/>
        </w:rPr>
        <w:t>build_prompt</w:t>
      </w:r>
      <w:proofErr w:type="spellEnd"/>
      <w:r w:rsidRPr="00EE0E38">
        <w:rPr>
          <w:rFonts w:eastAsia="標楷體" w:hint="eastAsia"/>
          <w:sz w:val="20"/>
        </w:rPr>
        <w:t xml:space="preserve"> </w:t>
      </w:r>
      <w:r w:rsidRPr="00EE0E38">
        <w:rPr>
          <w:rFonts w:eastAsia="標楷體" w:hint="eastAsia"/>
          <w:sz w:val="20"/>
        </w:rPr>
        <w:t>拼接後</w:t>
      </w:r>
      <w:r w:rsidRPr="00EE0E38">
        <w:rPr>
          <w:rFonts w:eastAsia="標楷體" w:hint="eastAsia"/>
          <w:sz w:val="20"/>
        </w:rPr>
        <w:t xml:space="preserve"> tokenize</w:t>
      </w:r>
      <w:r w:rsidRPr="00EE0E38">
        <w:rPr>
          <w:rFonts w:eastAsia="標楷體" w:hint="eastAsia"/>
          <w:sz w:val="20"/>
        </w:rPr>
        <w:t>，並透過</w:t>
      </w:r>
      <w:r w:rsidRPr="00EE0E38">
        <w:rPr>
          <w:rFonts w:eastAsia="標楷體" w:hint="eastAsia"/>
          <w:sz w:val="20"/>
        </w:rPr>
        <w:t xml:space="preserve"> Label Masking </w:t>
      </w:r>
      <w:r w:rsidRPr="00EE0E38">
        <w:rPr>
          <w:rFonts w:eastAsia="標楷體" w:hint="eastAsia"/>
          <w:sz w:val="20"/>
        </w:rPr>
        <w:t>將</w:t>
      </w:r>
      <w:r w:rsidRPr="00EE0E38">
        <w:rPr>
          <w:rFonts w:eastAsia="標楷體" w:hint="eastAsia"/>
          <w:sz w:val="20"/>
        </w:rPr>
        <w:t xml:space="preserve"> prompt </w:t>
      </w:r>
      <w:r w:rsidRPr="00EE0E38">
        <w:rPr>
          <w:rFonts w:eastAsia="標楷體" w:hint="eastAsia"/>
          <w:sz w:val="20"/>
        </w:rPr>
        <w:t>部分標記為</w:t>
      </w:r>
      <w:r w:rsidRPr="00EE0E38">
        <w:rPr>
          <w:rFonts w:eastAsia="標楷體" w:hint="eastAsia"/>
          <w:sz w:val="20"/>
        </w:rPr>
        <w:t xml:space="preserve"> -100</w:t>
      </w:r>
      <w:r w:rsidRPr="00EE0E38">
        <w:rPr>
          <w:rFonts w:eastAsia="標楷體" w:hint="eastAsia"/>
          <w:sz w:val="20"/>
        </w:rPr>
        <w:t>，僅讓</w:t>
      </w:r>
      <w:r w:rsidRPr="00EE0E38">
        <w:rPr>
          <w:rFonts w:eastAsia="標楷體" w:hint="eastAsia"/>
          <w:sz w:val="20"/>
        </w:rPr>
        <w:t xml:space="preserve"> answer token </w:t>
      </w:r>
      <w:r w:rsidRPr="00EE0E38">
        <w:rPr>
          <w:rFonts w:eastAsia="標楷體" w:hint="eastAsia"/>
          <w:sz w:val="20"/>
        </w:rPr>
        <w:t>參與</w:t>
      </w:r>
      <w:r w:rsidRPr="00EE0E38">
        <w:rPr>
          <w:rFonts w:eastAsia="標楷體" w:hint="eastAsia"/>
          <w:sz w:val="20"/>
        </w:rPr>
        <w:t xml:space="preserve"> loss </w:t>
      </w:r>
      <w:r w:rsidRPr="00EE0E38">
        <w:rPr>
          <w:rFonts w:eastAsia="標楷體" w:hint="eastAsia"/>
          <w:sz w:val="20"/>
        </w:rPr>
        <w:t>計算，使</w:t>
      </w:r>
      <w:r w:rsidRPr="00EE0E38">
        <w:rPr>
          <w:rFonts w:eastAsia="標楷體" w:hint="eastAsia"/>
          <w:sz w:val="20"/>
        </w:rPr>
        <w:t xml:space="preserve"> Student </w:t>
      </w:r>
      <w:r w:rsidRPr="00EE0E38">
        <w:rPr>
          <w:rFonts w:eastAsia="標楷體" w:hint="eastAsia"/>
          <w:sz w:val="20"/>
        </w:rPr>
        <w:t>專注於</w:t>
      </w:r>
      <w:r w:rsidRPr="00EE0E38">
        <w:rPr>
          <w:rFonts w:eastAsia="標楷體" w:hint="eastAsia"/>
          <w:sz w:val="20"/>
        </w:rPr>
        <w:lastRenderedPageBreak/>
        <w:t>學習</w:t>
      </w:r>
      <w:r w:rsidRPr="00EE0E38">
        <w:rPr>
          <w:rFonts w:eastAsia="標楷體" w:hint="eastAsia"/>
          <w:sz w:val="20"/>
        </w:rPr>
        <w:t xml:space="preserve"> Teacher </w:t>
      </w:r>
      <w:r w:rsidRPr="00EE0E38">
        <w:rPr>
          <w:rFonts w:eastAsia="標楷體" w:hint="eastAsia"/>
          <w:sz w:val="20"/>
        </w:rPr>
        <w:t>的回答風格與推理結論。透過</w:t>
      </w:r>
      <w:r w:rsidRPr="00EE0E38">
        <w:rPr>
          <w:rFonts w:eastAsia="標楷體" w:hint="eastAsia"/>
          <w:sz w:val="20"/>
        </w:rPr>
        <w:t xml:space="preserve"> </w:t>
      </w:r>
      <w:proofErr w:type="spellStart"/>
      <w:r w:rsidRPr="00EE0E38">
        <w:rPr>
          <w:rFonts w:eastAsia="標楷體" w:hint="eastAsia"/>
          <w:sz w:val="20"/>
        </w:rPr>
        <w:t>BitsAndBytesConfig</w:t>
      </w:r>
      <w:proofErr w:type="spellEnd"/>
      <w:r w:rsidRPr="00EE0E38">
        <w:rPr>
          <w:rFonts w:eastAsia="標楷體" w:hint="eastAsia"/>
          <w:sz w:val="20"/>
        </w:rPr>
        <w:t xml:space="preserve"> </w:t>
      </w:r>
      <w:r w:rsidRPr="00EE0E38">
        <w:rPr>
          <w:rFonts w:eastAsia="標楷體" w:hint="eastAsia"/>
          <w:sz w:val="20"/>
        </w:rPr>
        <w:t>以</w:t>
      </w:r>
      <w:r w:rsidRPr="00EE0E38">
        <w:rPr>
          <w:rFonts w:eastAsia="標楷體" w:hint="eastAsia"/>
          <w:sz w:val="20"/>
        </w:rPr>
        <w:t xml:space="preserve"> 4-bit </w:t>
      </w:r>
      <w:r w:rsidRPr="00EE0E38">
        <w:rPr>
          <w:rFonts w:eastAsia="標楷體" w:hint="eastAsia"/>
          <w:sz w:val="20"/>
        </w:rPr>
        <w:t>量化載入並執行</w:t>
      </w:r>
      <w:del w:id="8" w:author="冠穎 陳" w:date="2026-04-19T20:07:00Z">
        <w:r w:rsidRPr="00EE0E38" w:rsidDel="00EE0E38">
          <w:rPr>
            <w:rFonts w:eastAsia="標楷體" w:hint="eastAsia"/>
            <w:sz w:val="20"/>
          </w:rPr>
          <w:delText xml:space="preserve"> </w:delText>
        </w:r>
      </w:del>
      <w:proofErr w:type="spellStart"/>
      <w:r w:rsidRPr="00EE0E38">
        <w:rPr>
          <w:rFonts w:eastAsia="標楷體" w:hint="eastAsia"/>
          <w:sz w:val="20"/>
        </w:rPr>
        <w:t>prepare_model_for_kbit_training</w:t>
      </w:r>
      <w:proofErr w:type="spellEnd"/>
      <w:r w:rsidRPr="00EE0E38">
        <w:rPr>
          <w:rFonts w:eastAsia="標楷體" w:hint="eastAsia"/>
          <w:sz w:val="20"/>
        </w:rPr>
        <w:t>，再以</w:t>
      </w:r>
      <w:r w:rsidRPr="00EE0E38">
        <w:rPr>
          <w:rFonts w:eastAsia="標楷體" w:hint="eastAsia"/>
          <w:sz w:val="20"/>
        </w:rPr>
        <w:t xml:space="preserve"> </w:t>
      </w:r>
      <w:proofErr w:type="spellStart"/>
      <w:r w:rsidRPr="00EE0E38">
        <w:rPr>
          <w:rFonts w:eastAsia="標楷體" w:hint="eastAsia"/>
          <w:sz w:val="20"/>
        </w:rPr>
        <w:t>LoRA</w:t>
      </w:r>
      <w:proofErr w:type="spellEnd"/>
      <w:r w:rsidRPr="00EE0E38">
        <w:rPr>
          <w:rFonts w:eastAsia="標楷體" w:hint="eastAsia"/>
          <w:sz w:val="20"/>
        </w:rPr>
        <w:t xml:space="preserve"> (r=64</w:t>
      </w:r>
      <w:r w:rsidRPr="00EE0E38">
        <w:rPr>
          <w:rFonts w:eastAsia="標楷體" w:hint="eastAsia"/>
          <w:sz w:val="20"/>
        </w:rPr>
        <w:t>、α</w:t>
      </w:r>
      <w:r w:rsidRPr="00EE0E38">
        <w:rPr>
          <w:rFonts w:eastAsia="標楷體" w:hint="eastAsia"/>
          <w:sz w:val="20"/>
        </w:rPr>
        <w:t>=64</w:t>
      </w:r>
      <w:r w:rsidRPr="00EE0E38">
        <w:rPr>
          <w:rFonts w:eastAsia="標楷體" w:hint="eastAsia"/>
          <w:sz w:val="20"/>
        </w:rPr>
        <w:t>、</w:t>
      </w:r>
      <w:r w:rsidRPr="00EE0E38">
        <w:rPr>
          <w:rFonts w:eastAsia="標楷體" w:hint="eastAsia"/>
          <w:sz w:val="20"/>
        </w:rPr>
        <w:t>dropout=0.1</w:t>
      </w:r>
      <w:r w:rsidRPr="00EE0E38">
        <w:rPr>
          <w:rFonts w:eastAsia="標楷體" w:hint="eastAsia"/>
          <w:sz w:val="20"/>
        </w:rPr>
        <w:t>，目標模組為</w:t>
      </w:r>
      <w:r w:rsidRPr="00EE0E38">
        <w:rPr>
          <w:rFonts w:eastAsia="標楷體" w:hint="eastAsia"/>
          <w:sz w:val="20"/>
        </w:rPr>
        <w:t xml:space="preserve"> q/k/v/o </w:t>
      </w:r>
      <w:r w:rsidRPr="00EE0E38">
        <w:rPr>
          <w:rFonts w:eastAsia="標楷體" w:hint="eastAsia"/>
          <w:sz w:val="20"/>
        </w:rPr>
        <w:t>與</w:t>
      </w:r>
      <w:r w:rsidRPr="00EE0E38">
        <w:rPr>
          <w:rFonts w:eastAsia="標楷體" w:hint="eastAsia"/>
          <w:sz w:val="20"/>
        </w:rPr>
        <w:t xml:space="preserve"> gate/up/</w:t>
      </w:r>
      <w:proofErr w:type="spellStart"/>
      <w:r w:rsidRPr="00EE0E38">
        <w:rPr>
          <w:rFonts w:eastAsia="標楷體" w:hint="eastAsia"/>
          <w:sz w:val="20"/>
        </w:rPr>
        <w:t>down_proj</w:t>
      </w:r>
      <w:proofErr w:type="spellEnd"/>
      <w:r w:rsidRPr="00EE0E38">
        <w:rPr>
          <w:rFonts w:eastAsia="標楷體" w:hint="eastAsia"/>
          <w:sz w:val="20"/>
        </w:rPr>
        <w:t xml:space="preserve">) </w:t>
      </w:r>
      <w:r w:rsidRPr="00EE0E38">
        <w:rPr>
          <w:rFonts w:eastAsia="標楷體" w:hint="eastAsia"/>
          <w:sz w:val="20"/>
        </w:rPr>
        <w:t>注入可訓練參數，形成</w:t>
      </w:r>
      <w:r w:rsidRPr="00EE0E38">
        <w:rPr>
          <w:rFonts w:eastAsia="標楷體" w:hint="eastAsia"/>
          <w:sz w:val="20"/>
        </w:rPr>
        <w:t xml:space="preserve"> </w:t>
      </w:r>
      <w:proofErr w:type="spellStart"/>
      <w:r w:rsidRPr="00EE0E38">
        <w:rPr>
          <w:rFonts w:eastAsia="標楷體" w:hint="eastAsia"/>
          <w:sz w:val="20"/>
        </w:rPr>
        <w:t>QLoRA</w:t>
      </w:r>
      <w:proofErr w:type="spellEnd"/>
      <w:r w:rsidRPr="00EE0E38">
        <w:rPr>
          <w:rFonts w:eastAsia="標楷體" w:hint="eastAsia"/>
          <w:sz w:val="20"/>
        </w:rPr>
        <w:t xml:space="preserve"> </w:t>
      </w:r>
      <w:r w:rsidRPr="00EE0E38">
        <w:rPr>
          <w:rFonts w:eastAsia="標楷體" w:hint="eastAsia"/>
          <w:sz w:val="20"/>
        </w:rPr>
        <w:t>訓練模式以大幅降低</w:t>
      </w:r>
      <w:r w:rsidR="00D979C9">
        <w:rPr>
          <w:rFonts w:eastAsia="標楷體" w:hint="eastAsia"/>
          <w:sz w:val="20"/>
        </w:rPr>
        <w:t>記憶體</w:t>
      </w:r>
      <w:r w:rsidRPr="00EE0E38">
        <w:rPr>
          <w:rFonts w:eastAsia="標楷體" w:hint="eastAsia"/>
          <w:sz w:val="20"/>
        </w:rPr>
        <w:t>需求。訓練由</w:t>
      </w:r>
      <w:r w:rsidRPr="00EE0E38">
        <w:rPr>
          <w:rFonts w:eastAsia="標楷體" w:hint="eastAsia"/>
          <w:sz w:val="20"/>
        </w:rPr>
        <w:t xml:space="preserve"> </w:t>
      </w:r>
      <w:proofErr w:type="spellStart"/>
      <w:r w:rsidRPr="00EE0E38">
        <w:rPr>
          <w:rFonts w:eastAsia="標楷體" w:hint="eastAsia"/>
          <w:sz w:val="20"/>
        </w:rPr>
        <w:t>HuggingFace</w:t>
      </w:r>
      <w:proofErr w:type="spellEnd"/>
      <w:r w:rsidRPr="00EE0E38">
        <w:rPr>
          <w:rFonts w:eastAsia="標楷體" w:hint="eastAsia"/>
          <w:sz w:val="20"/>
        </w:rPr>
        <w:t xml:space="preserve"> Trainer </w:t>
      </w:r>
      <w:r w:rsidRPr="00EE0E38">
        <w:rPr>
          <w:rFonts w:eastAsia="標楷體" w:hint="eastAsia"/>
          <w:sz w:val="20"/>
        </w:rPr>
        <w:t>驅動，採用</w:t>
      </w:r>
      <w:r w:rsidRPr="00EE0E38">
        <w:rPr>
          <w:rFonts w:eastAsia="標楷體" w:hint="eastAsia"/>
          <w:sz w:val="20"/>
        </w:rPr>
        <w:t xml:space="preserve"> cosine </w:t>
      </w:r>
      <w:r w:rsidRPr="00EE0E38">
        <w:rPr>
          <w:rFonts w:eastAsia="標楷體" w:hint="eastAsia"/>
          <w:sz w:val="20"/>
        </w:rPr>
        <w:t>學習率排程、</w:t>
      </w:r>
      <w:r w:rsidRPr="00EE0E38">
        <w:rPr>
          <w:rFonts w:eastAsia="標楷體" w:hint="eastAsia"/>
          <w:sz w:val="20"/>
        </w:rPr>
        <w:t>warmup 0.1</w:t>
      </w:r>
      <w:r w:rsidRPr="00EE0E38">
        <w:rPr>
          <w:rFonts w:eastAsia="標楷體" w:hint="eastAsia"/>
          <w:sz w:val="20"/>
        </w:rPr>
        <w:t>、梯度累積</w:t>
      </w:r>
      <w:r w:rsidRPr="00EE0E38">
        <w:rPr>
          <w:rFonts w:eastAsia="標楷體" w:hint="eastAsia"/>
          <w:sz w:val="20"/>
        </w:rPr>
        <w:t xml:space="preserve"> 64</w:t>
      </w:r>
      <w:r w:rsidRPr="00EE0E38">
        <w:rPr>
          <w:rFonts w:eastAsia="標楷體" w:hint="eastAsia"/>
          <w:sz w:val="20"/>
        </w:rPr>
        <w:t>、</w:t>
      </w:r>
      <w:r w:rsidRPr="00EE0E38">
        <w:rPr>
          <w:rFonts w:eastAsia="標楷體" w:hint="eastAsia"/>
          <w:sz w:val="20"/>
        </w:rPr>
        <w:t xml:space="preserve">adamw_8bit </w:t>
      </w:r>
      <w:r w:rsidRPr="00EE0E38">
        <w:rPr>
          <w:rFonts w:eastAsia="標楷體" w:hint="eastAsia"/>
          <w:sz w:val="20"/>
        </w:rPr>
        <w:t>與</w:t>
      </w:r>
      <w:r w:rsidRPr="00EE0E38">
        <w:rPr>
          <w:rFonts w:eastAsia="標楷體" w:hint="eastAsia"/>
          <w:sz w:val="20"/>
        </w:rPr>
        <w:t xml:space="preserve"> gradient checkpointing</w:t>
      </w:r>
      <w:r w:rsidRPr="00EE0E38">
        <w:rPr>
          <w:rFonts w:eastAsia="標楷體" w:hint="eastAsia"/>
          <w:sz w:val="20"/>
        </w:rPr>
        <w:t>，最終輸出</w:t>
      </w:r>
      <w:r w:rsidRPr="00EE0E38">
        <w:rPr>
          <w:rFonts w:eastAsia="標楷體" w:hint="eastAsia"/>
          <w:sz w:val="20"/>
        </w:rPr>
        <w:t xml:space="preserve"> </w:t>
      </w:r>
      <w:proofErr w:type="spellStart"/>
      <w:r w:rsidRPr="00EE0E38">
        <w:rPr>
          <w:rFonts w:eastAsia="標楷體" w:hint="eastAsia"/>
          <w:sz w:val="20"/>
        </w:rPr>
        <w:t>LoRA</w:t>
      </w:r>
      <w:proofErr w:type="spellEnd"/>
      <w:r w:rsidRPr="00EE0E38">
        <w:rPr>
          <w:rFonts w:eastAsia="標楷體" w:hint="eastAsia"/>
          <w:sz w:val="20"/>
        </w:rPr>
        <w:t xml:space="preserve"> Adapter </w:t>
      </w:r>
      <w:r w:rsidRPr="00EE0E38">
        <w:rPr>
          <w:rFonts w:eastAsia="標楷體" w:hint="eastAsia"/>
          <w:sz w:val="20"/>
        </w:rPr>
        <w:t>權重至</w:t>
      </w:r>
      <w:r w:rsidRPr="00EE0E38">
        <w:rPr>
          <w:rFonts w:eastAsia="標楷體" w:hint="eastAsia"/>
          <w:sz w:val="20"/>
        </w:rPr>
        <w:t xml:space="preserve"> outputs-lora-qwen3-coder-30b/</w:t>
      </w:r>
      <w:r w:rsidRPr="00EE0E38">
        <w:rPr>
          <w:rFonts w:eastAsia="標楷體" w:hint="eastAsia"/>
          <w:sz w:val="20"/>
        </w:rPr>
        <w:t>，可選擇合併回</w:t>
      </w:r>
      <w:r w:rsidRPr="00EE0E38">
        <w:rPr>
          <w:rFonts w:eastAsia="標楷體" w:hint="eastAsia"/>
          <w:sz w:val="20"/>
        </w:rPr>
        <w:t xml:space="preserve"> Base </w:t>
      </w:r>
      <w:r w:rsidRPr="00EE0E38">
        <w:rPr>
          <w:rFonts w:eastAsia="標楷體" w:hint="eastAsia"/>
          <w:sz w:val="20"/>
        </w:rPr>
        <w:t>模型，或直接被</w:t>
      </w:r>
      <w:r w:rsidRPr="00EE0E38">
        <w:rPr>
          <w:rFonts w:eastAsia="標楷體" w:hint="eastAsia"/>
          <w:sz w:val="20"/>
        </w:rPr>
        <w:t xml:space="preserve"> </w:t>
      </w:r>
      <w:proofErr w:type="spellStart"/>
      <w:r w:rsidRPr="00EE0E38">
        <w:rPr>
          <w:rFonts w:eastAsia="標楷體" w:hint="eastAsia"/>
          <w:sz w:val="20"/>
        </w:rPr>
        <w:t>CoT</w:t>
      </w:r>
      <w:proofErr w:type="spellEnd"/>
      <w:r w:rsidRPr="00EE0E38">
        <w:rPr>
          <w:rFonts w:eastAsia="標楷體" w:hint="eastAsia"/>
          <w:sz w:val="20"/>
        </w:rPr>
        <w:t>、</w:t>
      </w:r>
      <w:r w:rsidRPr="00EE0E38">
        <w:rPr>
          <w:rFonts w:eastAsia="標楷體" w:hint="eastAsia"/>
          <w:sz w:val="20"/>
        </w:rPr>
        <w:t>Skills</w:t>
      </w:r>
      <w:r w:rsidRPr="00EE0E38">
        <w:rPr>
          <w:rFonts w:eastAsia="標楷體" w:hint="eastAsia"/>
          <w:sz w:val="20"/>
        </w:rPr>
        <w:t>、</w:t>
      </w:r>
      <w:r w:rsidRPr="00EE0E38">
        <w:rPr>
          <w:rFonts w:eastAsia="標楷體" w:hint="eastAsia"/>
          <w:sz w:val="20"/>
        </w:rPr>
        <w:t xml:space="preserve">Single Prompt </w:t>
      </w:r>
      <w:r w:rsidRPr="00EE0E38">
        <w:rPr>
          <w:rFonts w:eastAsia="標楷體" w:hint="eastAsia"/>
          <w:sz w:val="20"/>
        </w:rPr>
        <w:t>等推論管線載入使用。整體目的是讓較小、量化後的</w:t>
      </w:r>
      <w:r w:rsidRPr="00EE0E38">
        <w:rPr>
          <w:rFonts w:eastAsia="標楷體" w:hint="eastAsia"/>
          <w:sz w:val="20"/>
        </w:rPr>
        <w:t xml:space="preserve"> Student </w:t>
      </w:r>
      <w:r w:rsidRPr="00EE0E38">
        <w:rPr>
          <w:rFonts w:eastAsia="標楷體" w:hint="eastAsia"/>
          <w:sz w:val="20"/>
        </w:rPr>
        <w:t>模型以低成本學到</w:t>
      </w:r>
      <w:r w:rsidRPr="00EE0E38">
        <w:rPr>
          <w:rFonts w:eastAsia="標楷體" w:hint="eastAsia"/>
          <w:sz w:val="20"/>
        </w:rPr>
        <w:t xml:space="preserve"> Teacher </w:t>
      </w:r>
      <w:r w:rsidRPr="00EE0E38">
        <w:rPr>
          <w:rFonts w:eastAsia="標楷體" w:hint="eastAsia"/>
          <w:sz w:val="20"/>
        </w:rPr>
        <w:t>在程式碼審查上的知識與推理能力。</w:t>
      </w:r>
      <w:r w:rsidR="00871425" w:rsidRPr="00AD1E27">
        <w:rPr>
          <w:rFonts w:eastAsia="標楷體"/>
          <w:noProof/>
          <w:sz w:val="20"/>
        </w:rPr>
        <w:drawing>
          <wp:inline distT="0" distB="0" distL="0" distR="0" wp14:anchorId="396C30F1" wp14:editId="6FE1F4C3">
            <wp:extent cx="2899051" cy="4237643"/>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899051" cy="4237643"/>
                    </a:xfrm>
                    <a:prstGeom prst="rect">
                      <a:avLst/>
                    </a:prstGeom>
                    <a:noFill/>
                    <a:ln>
                      <a:noFill/>
                    </a:ln>
                  </pic:spPr>
                </pic:pic>
              </a:graphicData>
            </a:graphic>
          </wp:inline>
        </w:drawing>
      </w:r>
    </w:p>
    <w:p w14:paraId="10D72427" w14:textId="3F883452" w:rsidR="005B76CD" w:rsidRDefault="00C21101" w:rsidP="00C21101">
      <w:pPr>
        <w:jc w:val="center"/>
        <w:rPr>
          <w:ins w:id="9" w:author="冠穎 陳" w:date="2026-04-19T20:09:00Z"/>
          <w:rFonts w:eastAsia="標楷體"/>
          <w:color w:val="000000"/>
          <w:sz w:val="20"/>
        </w:rPr>
      </w:pPr>
      <w:r w:rsidRPr="00AD1E27">
        <w:rPr>
          <w:rFonts w:eastAsia="標楷體"/>
          <w:color w:val="000000"/>
          <w:sz w:val="20"/>
        </w:rPr>
        <w:t>圖</w:t>
      </w:r>
      <w:r w:rsidRPr="00AD1E27">
        <w:rPr>
          <w:rFonts w:eastAsia="標楷體"/>
          <w:color w:val="000000"/>
          <w:sz w:val="20"/>
        </w:rPr>
        <w:t xml:space="preserve">2 </w:t>
      </w:r>
      <w:r w:rsidRPr="00AD1E27">
        <w:rPr>
          <w:rFonts w:eastAsia="標楷體"/>
          <w:color w:val="000000"/>
          <w:sz w:val="20"/>
        </w:rPr>
        <w:t>程式碼審查</w:t>
      </w:r>
      <w:commentRangeStart w:id="10"/>
      <w:r w:rsidRPr="00AD1E27">
        <w:rPr>
          <w:rFonts w:eastAsia="標楷體"/>
          <w:color w:val="000000"/>
          <w:sz w:val="20"/>
        </w:rPr>
        <w:t>流程</w:t>
      </w:r>
      <w:commentRangeEnd w:id="10"/>
      <w:r w:rsidR="00B743C1">
        <w:rPr>
          <w:rStyle w:val="ad"/>
        </w:rPr>
        <w:commentReference w:id="10"/>
      </w:r>
    </w:p>
    <w:p w14:paraId="674C0321" w14:textId="77777777" w:rsidR="00EE0E38" w:rsidRPr="00AD1E27" w:rsidRDefault="00EE0E38" w:rsidP="00C21101">
      <w:pPr>
        <w:jc w:val="center"/>
        <w:rPr>
          <w:rFonts w:eastAsia="標楷體"/>
          <w:color w:val="000000"/>
          <w:sz w:val="20"/>
        </w:rPr>
      </w:pPr>
    </w:p>
    <w:p w14:paraId="264CBC15" w14:textId="1845F8EE" w:rsidR="001A1730" w:rsidRPr="00E646E7" w:rsidRDefault="00EE0E38" w:rsidP="00EC50E1">
      <w:pPr>
        <w:jc w:val="both"/>
        <w:rPr>
          <w:ins w:id="11" w:author="冠穎 陳" w:date="2026-04-19T20:08:00Z"/>
          <w:rFonts w:eastAsia="標楷體"/>
          <w:sz w:val="20"/>
        </w:rPr>
      </w:pPr>
      <w:r>
        <w:rPr>
          <w:rFonts w:ascii="標楷體" w:eastAsia="標楷體" w:hAnsi="標楷體" w:hint="eastAsia"/>
          <w:sz w:val="20"/>
        </w:rPr>
        <w:t xml:space="preserve">　　圖二</w:t>
      </w:r>
      <w:r w:rsidRPr="00EB336E">
        <w:rPr>
          <w:rFonts w:eastAsia="標楷體" w:hint="eastAsia"/>
          <w:sz w:val="20"/>
        </w:rPr>
        <w:t>描述</w:t>
      </w:r>
      <w:r w:rsidRPr="00EB336E">
        <w:rPr>
          <w:rFonts w:eastAsia="標楷體" w:hint="eastAsia"/>
          <w:sz w:val="20"/>
        </w:rPr>
        <w:t xml:space="preserve"> </w:t>
      </w:r>
      <w:proofErr w:type="spellStart"/>
      <w:r w:rsidRPr="00EB336E">
        <w:rPr>
          <w:rFonts w:eastAsia="標楷體" w:hint="eastAsia"/>
          <w:sz w:val="20"/>
        </w:rPr>
        <w:t>CoT</w:t>
      </w:r>
      <w:proofErr w:type="spellEnd"/>
      <w:r w:rsidRPr="00EB336E">
        <w:rPr>
          <w:rFonts w:eastAsia="標楷體" w:hint="eastAsia"/>
          <w:sz w:val="20"/>
        </w:rPr>
        <w:t xml:space="preserve"> (Chain-of-Thought) </w:t>
      </w:r>
      <w:r w:rsidRPr="00EB336E">
        <w:rPr>
          <w:rFonts w:eastAsia="標楷體" w:hint="eastAsia"/>
          <w:sz w:val="20"/>
        </w:rPr>
        <w:t>程式碼審查管線的細部流程。當原始碼輸入後，先經過</w:t>
      </w:r>
      <w:r w:rsidRPr="00EB336E">
        <w:rPr>
          <w:rFonts w:eastAsia="標楷體" w:hint="eastAsia"/>
          <w:sz w:val="20"/>
        </w:rPr>
        <w:t xml:space="preserve"> Query Embedding </w:t>
      </w:r>
      <w:r w:rsidRPr="00EB336E">
        <w:rPr>
          <w:rFonts w:eastAsia="標楷體" w:hint="eastAsia"/>
          <w:sz w:val="20"/>
        </w:rPr>
        <w:t>並於</w:t>
      </w:r>
      <w:r w:rsidRPr="00EB336E">
        <w:rPr>
          <w:rFonts w:eastAsia="標楷體" w:hint="eastAsia"/>
          <w:sz w:val="20"/>
        </w:rPr>
        <w:t xml:space="preserve"> FAISS </w:t>
      </w:r>
      <w:r w:rsidRPr="00EB336E">
        <w:rPr>
          <w:rFonts w:eastAsia="標楷體" w:hint="eastAsia"/>
          <w:sz w:val="20"/>
        </w:rPr>
        <w:t>向量索引中檢索相關規則，再將擷取到的規則注入到</w:t>
      </w:r>
      <w:r w:rsidRPr="00EB336E">
        <w:rPr>
          <w:rFonts w:eastAsia="標楷體" w:hint="eastAsia"/>
          <w:sz w:val="20"/>
        </w:rPr>
        <w:t xml:space="preserve"> Global Template</w:t>
      </w:r>
      <w:r w:rsidRPr="00EB336E">
        <w:rPr>
          <w:rFonts w:eastAsia="標楷體" w:hint="eastAsia"/>
          <w:sz w:val="20"/>
        </w:rPr>
        <w:t>，使後續每一個審查步驟都帶有專案規範與領域知識。注入完成後，系統並行執行四個子任務：</w:t>
      </w:r>
      <w:r w:rsidRPr="00EB336E">
        <w:rPr>
          <w:rFonts w:eastAsia="標楷體" w:hint="eastAsia"/>
          <w:sz w:val="20"/>
        </w:rPr>
        <w:t xml:space="preserve">Step 1 Summary </w:t>
      </w:r>
      <w:r w:rsidRPr="00EB336E">
        <w:rPr>
          <w:rFonts w:eastAsia="標楷體" w:hint="eastAsia"/>
          <w:sz w:val="20"/>
        </w:rPr>
        <w:t>產出變更摘要、影響範圍與風險評估</w:t>
      </w:r>
      <w:r>
        <w:rPr>
          <w:rFonts w:ascii="標楷體" w:eastAsia="標楷體" w:hAnsi="標楷體" w:hint="eastAsia"/>
          <w:sz w:val="20"/>
        </w:rPr>
        <w:t>，</w:t>
      </w:r>
      <w:r w:rsidRPr="00EB336E">
        <w:rPr>
          <w:rFonts w:eastAsia="標楷體" w:hint="eastAsia"/>
          <w:sz w:val="20"/>
        </w:rPr>
        <w:t xml:space="preserve">Step 2 Code Review </w:t>
      </w:r>
      <w:r w:rsidRPr="00EB336E">
        <w:rPr>
          <w:rFonts w:eastAsia="標楷體" w:hint="eastAsia"/>
          <w:sz w:val="20"/>
        </w:rPr>
        <w:t>聚焦可讀性、命名規範與邏輯錯誤</w:t>
      </w:r>
      <w:r>
        <w:rPr>
          <w:rFonts w:ascii="標楷體" w:eastAsia="標楷體" w:hAnsi="標楷體" w:hint="eastAsia"/>
          <w:sz w:val="20"/>
        </w:rPr>
        <w:t>，</w:t>
      </w:r>
      <w:r w:rsidRPr="00EB336E">
        <w:rPr>
          <w:rFonts w:eastAsia="標楷體" w:hint="eastAsia"/>
          <w:sz w:val="20"/>
        </w:rPr>
        <w:t xml:space="preserve">Step 3 Linter </w:t>
      </w:r>
      <w:r w:rsidRPr="00EB336E">
        <w:rPr>
          <w:rFonts w:eastAsia="標楷體" w:hint="eastAsia"/>
          <w:sz w:val="20"/>
        </w:rPr>
        <w:t>以</w:t>
      </w:r>
      <w:r w:rsidRPr="00EB336E">
        <w:rPr>
          <w:rFonts w:eastAsia="標楷體" w:hint="eastAsia"/>
          <w:sz w:val="20"/>
        </w:rPr>
        <w:t xml:space="preserve"> </w:t>
      </w:r>
      <w:proofErr w:type="spellStart"/>
      <w:r w:rsidRPr="00EB336E">
        <w:rPr>
          <w:rFonts w:eastAsia="標楷體" w:hint="eastAsia"/>
          <w:sz w:val="20"/>
        </w:rPr>
        <w:t>rule_id</w:t>
      </w:r>
      <w:proofErr w:type="spellEnd"/>
      <w:r w:rsidRPr="00EB336E">
        <w:rPr>
          <w:rFonts w:eastAsia="標楷體" w:hint="eastAsia"/>
          <w:sz w:val="20"/>
        </w:rPr>
        <w:t>、</w:t>
      </w:r>
      <w:r w:rsidRPr="00EB336E">
        <w:rPr>
          <w:rFonts w:eastAsia="標楷體" w:hint="eastAsia"/>
          <w:sz w:val="20"/>
        </w:rPr>
        <w:t>severity</w:t>
      </w:r>
      <w:r w:rsidRPr="00EB336E">
        <w:rPr>
          <w:rFonts w:eastAsia="標楷體" w:hint="eastAsia"/>
          <w:sz w:val="20"/>
        </w:rPr>
        <w:t>、</w:t>
      </w:r>
      <w:r w:rsidRPr="00EB336E">
        <w:rPr>
          <w:rFonts w:eastAsia="標楷體" w:hint="eastAsia"/>
          <w:sz w:val="20"/>
        </w:rPr>
        <w:t>line</w:t>
      </w:r>
      <w:r w:rsidRPr="00EB336E">
        <w:rPr>
          <w:rFonts w:eastAsia="標楷體" w:hint="eastAsia"/>
          <w:sz w:val="20"/>
        </w:rPr>
        <w:t>、</w:t>
      </w:r>
      <w:r w:rsidRPr="00EB336E">
        <w:rPr>
          <w:rFonts w:eastAsia="標楷體" w:hint="eastAsia"/>
          <w:sz w:val="20"/>
        </w:rPr>
        <w:t xml:space="preserve">suggestion </w:t>
      </w:r>
      <w:r w:rsidRPr="00EB336E">
        <w:rPr>
          <w:rFonts w:eastAsia="標楷體" w:hint="eastAsia"/>
          <w:sz w:val="20"/>
        </w:rPr>
        <w:t>結構化標</w:t>
      </w:r>
      <w:proofErr w:type="gramStart"/>
      <w:r w:rsidRPr="00EB336E">
        <w:rPr>
          <w:rFonts w:eastAsia="標楷體" w:hint="eastAsia"/>
          <w:sz w:val="20"/>
        </w:rPr>
        <w:t>註</w:t>
      </w:r>
      <w:proofErr w:type="gramEnd"/>
      <w:r w:rsidRPr="00EB336E">
        <w:rPr>
          <w:rFonts w:eastAsia="標楷體" w:hint="eastAsia"/>
          <w:sz w:val="20"/>
        </w:rPr>
        <w:t>問題</w:t>
      </w:r>
      <w:r>
        <w:rPr>
          <w:rFonts w:ascii="標楷體" w:eastAsia="標楷體" w:hAnsi="標楷體" w:hint="eastAsia"/>
          <w:sz w:val="20"/>
        </w:rPr>
        <w:t>，</w:t>
      </w:r>
      <w:r w:rsidRPr="00EB336E">
        <w:rPr>
          <w:rFonts w:eastAsia="標楷體" w:hint="eastAsia"/>
          <w:sz w:val="20"/>
        </w:rPr>
        <w:t xml:space="preserve">Step 4 Code Smell </w:t>
      </w:r>
      <w:r w:rsidRPr="00EB336E">
        <w:rPr>
          <w:rFonts w:eastAsia="標楷體" w:hint="eastAsia"/>
          <w:sz w:val="20"/>
        </w:rPr>
        <w:t>則從</w:t>
      </w:r>
      <w:r w:rsidRPr="00EB336E">
        <w:rPr>
          <w:rFonts w:eastAsia="標楷體" w:hint="eastAsia"/>
          <w:sz w:val="20"/>
        </w:rPr>
        <w:t xml:space="preserve"> Type</w:t>
      </w:r>
      <w:r w:rsidRPr="00EB336E">
        <w:rPr>
          <w:rFonts w:eastAsia="標楷體" w:hint="eastAsia"/>
          <w:sz w:val="20"/>
        </w:rPr>
        <w:t>、</w:t>
      </w:r>
      <w:r w:rsidRPr="00EB336E">
        <w:rPr>
          <w:rFonts w:eastAsia="標楷體" w:hint="eastAsia"/>
          <w:sz w:val="20"/>
        </w:rPr>
        <w:t>Location</w:t>
      </w:r>
      <w:r w:rsidRPr="00EB336E">
        <w:rPr>
          <w:rFonts w:eastAsia="標楷體" w:hint="eastAsia"/>
          <w:sz w:val="20"/>
        </w:rPr>
        <w:t>、</w:t>
      </w:r>
      <w:r w:rsidRPr="00EB336E">
        <w:rPr>
          <w:rFonts w:eastAsia="標楷體" w:hint="eastAsia"/>
          <w:sz w:val="20"/>
        </w:rPr>
        <w:t xml:space="preserve">Priority </w:t>
      </w:r>
      <w:r w:rsidRPr="00EB336E">
        <w:rPr>
          <w:rFonts w:eastAsia="標楷體" w:hint="eastAsia"/>
          <w:sz w:val="20"/>
        </w:rPr>
        <w:t>與</w:t>
      </w:r>
      <w:r w:rsidRPr="00EB336E">
        <w:rPr>
          <w:rFonts w:eastAsia="標楷體" w:hint="eastAsia"/>
          <w:sz w:val="20"/>
        </w:rPr>
        <w:t xml:space="preserve"> Refactoring </w:t>
      </w:r>
      <w:r w:rsidRPr="00EB336E">
        <w:rPr>
          <w:rFonts w:eastAsia="標楷體" w:hint="eastAsia"/>
          <w:sz w:val="20"/>
        </w:rPr>
        <w:t>角度找出壞味道。四個步驟結果匯入</w:t>
      </w:r>
      <w:r w:rsidRPr="00EB336E">
        <w:rPr>
          <w:rFonts w:eastAsia="標楷體" w:hint="eastAsia"/>
          <w:sz w:val="20"/>
        </w:rPr>
        <w:t xml:space="preserve"> Step 5 Total </w:t>
      </w:r>
      <w:r w:rsidRPr="00EB336E">
        <w:rPr>
          <w:rFonts w:eastAsia="標楷體" w:hint="eastAsia"/>
          <w:sz w:val="20"/>
        </w:rPr>
        <w:t>Summary</w:t>
      </w:r>
      <w:r w:rsidRPr="00EB336E">
        <w:rPr>
          <w:rFonts w:eastAsia="標楷體" w:hint="eastAsia"/>
          <w:sz w:val="20"/>
        </w:rPr>
        <w:t>，由模型綜合所有觀察並產出</w:t>
      </w:r>
      <w:r w:rsidRPr="00EB336E">
        <w:rPr>
          <w:rFonts w:eastAsia="標楷體" w:hint="eastAsia"/>
          <w:sz w:val="20"/>
        </w:rPr>
        <w:t xml:space="preserve"> Merge </w:t>
      </w:r>
      <w:r w:rsidRPr="00EB336E">
        <w:rPr>
          <w:rFonts w:eastAsia="標楷體" w:hint="eastAsia"/>
          <w:sz w:val="20"/>
        </w:rPr>
        <w:t>建議與</w:t>
      </w:r>
      <w:r w:rsidRPr="00EB336E">
        <w:rPr>
          <w:rFonts w:eastAsia="標楷體" w:hint="eastAsia"/>
          <w:sz w:val="20"/>
        </w:rPr>
        <w:t xml:space="preserve"> Follow-up </w:t>
      </w:r>
      <w:r w:rsidRPr="00EB336E">
        <w:rPr>
          <w:rFonts w:eastAsia="標楷體" w:hint="eastAsia"/>
          <w:sz w:val="20"/>
        </w:rPr>
        <w:t>行動，其中</w:t>
      </w:r>
      <w:r w:rsidRPr="00EB336E">
        <w:rPr>
          <w:rFonts w:eastAsia="標楷體" w:hint="eastAsia"/>
          <w:sz w:val="20"/>
        </w:rPr>
        <w:t xml:space="preserve"> Linter </w:t>
      </w:r>
      <w:r w:rsidRPr="00EB336E">
        <w:rPr>
          <w:rFonts w:eastAsia="標楷體" w:hint="eastAsia"/>
          <w:sz w:val="20"/>
        </w:rPr>
        <w:t>與</w:t>
      </w:r>
      <w:r w:rsidRPr="00EB336E">
        <w:rPr>
          <w:rFonts w:eastAsia="標楷體" w:hint="eastAsia"/>
          <w:sz w:val="20"/>
        </w:rPr>
        <w:t xml:space="preserve"> Code Smell </w:t>
      </w:r>
      <w:r w:rsidRPr="00EB336E">
        <w:rPr>
          <w:rFonts w:eastAsia="標楷體" w:hint="eastAsia"/>
          <w:sz w:val="20"/>
        </w:rPr>
        <w:t>結果亦會直接輸入</w:t>
      </w:r>
      <w:r w:rsidRPr="00EB336E">
        <w:rPr>
          <w:rFonts w:eastAsia="標楷體" w:hint="eastAsia"/>
          <w:sz w:val="20"/>
        </w:rPr>
        <w:t xml:space="preserve"> Judge</w:t>
      </w:r>
      <w:r w:rsidRPr="00EB336E">
        <w:rPr>
          <w:rFonts w:eastAsia="標楷體" w:hint="eastAsia"/>
          <w:sz w:val="20"/>
        </w:rPr>
        <w:t>。最終由</w:t>
      </w:r>
      <w:r w:rsidRPr="00EB336E">
        <w:rPr>
          <w:rFonts w:eastAsia="標楷體" w:hint="eastAsia"/>
          <w:sz w:val="20"/>
        </w:rPr>
        <w:t xml:space="preserve"> LLM Judge </w:t>
      </w:r>
      <w:r w:rsidRPr="00EB336E">
        <w:rPr>
          <w:rFonts w:eastAsia="標楷體" w:hint="eastAsia"/>
          <w:sz w:val="20"/>
        </w:rPr>
        <w:t>依</w:t>
      </w:r>
      <w:r w:rsidRPr="00EB336E">
        <w:rPr>
          <w:rFonts w:eastAsia="標楷體" w:hint="eastAsia"/>
          <w:sz w:val="20"/>
        </w:rPr>
        <w:t xml:space="preserve"> </w:t>
      </w:r>
      <w:r w:rsidRPr="00E646E7">
        <w:rPr>
          <w:rFonts w:eastAsia="標楷體" w:hint="eastAsia"/>
          <w:sz w:val="20"/>
        </w:rPr>
        <w:t>Readability</w:t>
      </w:r>
      <w:r w:rsidRPr="00E646E7">
        <w:rPr>
          <w:rFonts w:eastAsia="標楷體" w:hint="eastAsia"/>
          <w:sz w:val="20"/>
        </w:rPr>
        <w:t>、</w:t>
      </w:r>
      <w:r w:rsidRPr="00E646E7">
        <w:rPr>
          <w:rFonts w:eastAsia="標楷體" w:hint="eastAsia"/>
          <w:sz w:val="20"/>
        </w:rPr>
        <w:t>Constructiveness</w:t>
      </w:r>
      <w:r w:rsidRPr="00E646E7">
        <w:rPr>
          <w:rFonts w:eastAsia="標楷體" w:hint="eastAsia"/>
          <w:sz w:val="20"/>
        </w:rPr>
        <w:t>、</w:t>
      </w:r>
      <w:r w:rsidRPr="00E646E7">
        <w:rPr>
          <w:rFonts w:eastAsia="標楷體" w:hint="eastAsia"/>
          <w:sz w:val="20"/>
        </w:rPr>
        <w:t>Correctness</w:t>
      </w:r>
      <w:r w:rsidRPr="00E646E7">
        <w:rPr>
          <w:rFonts w:eastAsia="標楷體" w:hint="eastAsia"/>
          <w:sz w:val="20"/>
        </w:rPr>
        <w:t>、</w:t>
      </w:r>
      <w:r w:rsidRPr="00E646E7">
        <w:rPr>
          <w:rFonts w:eastAsia="標楷體" w:hint="eastAsia"/>
          <w:sz w:val="20"/>
        </w:rPr>
        <w:t>Coverage &amp; Extractability</w:t>
      </w:r>
      <w:r w:rsidRPr="00E646E7">
        <w:rPr>
          <w:rFonts w:eastAsia="標楷體" w:hint="eastAsia"/>
          <w:sz w:val="20"/>
        </w:rPr>
        <w:t>、</w:t>
      </w:r>
      <w:r w:rsidRPr="00E646E7">
        <w:rPr>
          <w:rFonts w:eastAsia="標楷體" w:hint="eastAsia"/>
          <w:sz w:val="20"/>
        </w:rPr>
        <w:t xml:space="preserve">Comprehensiveness </w:t>
      </w:r>
      <w:r w:rsidRPr="00E646E7">
        <w:rPr>
          <w:rFonts w:eastAsia="標楷體" w:hint="eastAsia"/>
          <w:sz w:val="20"/>
        </w:rPr>
        <w:t>五個面向各打</w:t>
      </w:r>
      <w:r w:rsidRPr="00E646E7">
        <w:rPr>
          <w:rFonts w:eastAsia="標楷體" w:hint="eastAsia"/>
          <w:sz w:val="20"/>
        </w:rPr>
        <w:t xml:space="preserve"> 1</w:t>
      </w:r>
      <w:proofErr w:type="gramStart"/>
      <w:r w:rsidRPr="00E646E7">
        <w:rPr>
          <w:rFonts w:eastAsia="標楷體" w:hint="eastAsia"/>
          <w:sz w:val="20"/>
        </w:rPr>
        <w:t>–</w:t>
      </w:r>
      <w:proofErr w:type="gramEnd"/>
      <w:r w:rsidRPr="00E646E7">
        <w:rPr>
          <w:rFonts w:eastAsia="標楷體" w:hint="eastAsia"/>
          <w:sz w:val="20"/>
        </w:rPr>
        <w:t xml:space="preserve">100 </w:t>
      </w:r>
      <w:r w:rsidRPr="00E646E7">
        <w:rPr>
          <w:rFonts w:eastAsia="標楷體" w:hint="eastAsia"/>
          <w:sz w:val="20"/>
        </w:rPr>
        <w:t>分，產出</w:t>
      </w:r>
      <w:r w:rsidRPr="00E646E7">
        <w:rPr>
          <w:rFonts w:eastAsia="標楷體" w:hint="eastAsia"/>
          <w:sz w:val="20"/>
        </w:rPr>
        <w:t xml:space="preserve"> Final Score </w:t>
      </w:r>
      <w:r w:rsidRPr="00E646E7">
        <w:rPr>
          <w:rFonts w:eastAsia="標楷體" w:hint="eastAsia"/>
          <w:sz w:val="20"/>
        </w:rPr>
        <w:t>與最終建議。此設計透過拆解、平行化與規則注入，提高長段程式碼審查的覆蓋率與可解釋性。</w:t>
      </w:r>
    </w:p>
    <w:p w14:paraId="7D8617EE" w14:textId="77777777" w:rsidR="00EE0E38" w:rsidRPr="00AD1E27" w:rsidRDefault="00EE0E38" w:rsidP="00E646E7">
      <w:pPr>
        <w:jc w:val="center"/>
        <w:rPr>
          <w:rFonts w:eastAsia="標楷體"/>
          <w:sz w:val="20"/>
        </w:rPr>
      </w:pPr>
    </w:p>
    <w:p w14:paraId="45816227" w14:textId="73C2E89A" w:rsidR="00827DE9" w:rsidRPr="00EC50E1" w:rsidRDefault="00827DE9">
      <w:pPr>
        <w:jc w:val="both"/>
        <w:rPr>
          <w:rFonts w:eastAsia="標楷體"/>
          <w:b/>
          <w:sz w:val="28"/>
          <w:szCs w:val="28"/>
        </w:rPr>
      </w:pPr>
      <w:r w:rsidRPr="00EC50E1">
        <w:rPr>
          <w:rFonts w:eastAsia="標楷體" w:hint="eastAsia"/>
          <w:b/>
          <w:sz w:val="28"/>
          <w:szCs w:val="28"/>
        </w:rPr>
        <w:t>四、</w:t>
      </w:r>
      <w:r w:rsidR="005B76CD" w:rsidRPr="00EC50E1">
        <w:rPr>
          <w:rFonts w:eastAsia="標楷體" w:hint="eastAsia"/>
          <w:b/>
          <w:sz w:val="28"/>
          <w:szCs w:val="28"/>
        </w:rPr>
        <w:t>實驗設計</w:t>
      </w:r>
    </w:p>
    <w:p w14:paraId="45D1875D" w14:textId="7E7CECE1" w:rsidR="006066A9" w:rsidRPr="00AD1E27" w:rsidDel="002E63D0" w:rsidRDefault="006066A9" w:rsidP="00EC50E1">
      <w:pPr>
        <w:ind w:firstLineChars="200" w:firstLine="400"/>
        <w:jc w:val="both"/>
        <w:rPr>
          <w:del w:id="12" w:author="Lee Tim" w:date="2026-04-18T21:34:00Z"/>
          <w:rFonts w:eastAsia="標楷體"/>
          <w:sz w:val="20"/>
        </w:rPr>
      </w:pPr>
      <w:r w:rsidRPr="00AD1E27">
        <w:rPr>
          <w:rFonts w:eastAsia="標楷體"/>
          <w:sz w:val="20"/>
        </w:rPr>
        <w:t>本研究之實驗設計涵蓋基準資料建構、模型評估方法、人工審查機制與系統配置等關鍵面向，以確保整體方法在不同程式碼情境下具備穩定性、準確性與可重現性。在基準資料方面，採用</w:t>
      </w:r>
      <w:r w:rsidRPr="00AD1E27">
        <w:rPr>
          <w:rFonts w:eastAsia="標楷體"/>
          <w:sz w:val="20"/>
        </w:rPr>
        <w:t xml:space="preserve"> GPT-5 </w:t>
      </w:r>
      <w:r w:rsidRPr="00AD1E27">
        <w:rPr>
          <w:rFonts w:eastAsia="標楷體"/>
          <w:sz w:val="20"/>
        </w:rPr>
        <w:t>與</w:t>
      </w:r>
      <w:r w:rsidRPr="00AD1E27">
        <w:rPr>
          <w:rFonts w:eastAsia="標楷體"/>
          <w:sz w:val="20"/>
        </w:rPr>
        <w:t xml:space="preserve"> Copilot </w:t>
      </w:r>
      <w:r w:rsidRPr="00AD1E27">
        <w:rPr>
          <w:rFonts w:eastAsia="標楷體"/>
          <w:sz w:val="20"/>
        </w:rPr>
        <w:t>共同生成</w:t>
      </w:r>
      <w:r w:rsidRPr="00AD1E27">
        <w:rPr>
          <w:rFonts w:eastAsia="標楷體"/>
          <w:sz w:val="20"/>
        </w:rPr>
        <w:t xml:space="preserve"> 44 </w:t>
      </w:r>
      <w:r w:rsidRPr="00AD1E27">
        <w:rPr>
          <w:rFonts w:eastAsia="標楷體"/>
          <w:sz w:val="20"/>
        </w:rPr>
        <w:t>筆測試資料，並透過人工驗證機制確保其品質與正確性。此設計可避免單一資料來源所造成之風格偏差與分佈集中問題，進而提升語法結構、命名習慣、設計模式與錯誤型態（如潛在</w:t>
      </w:r>
      <w:r w:rsidRPr="00AD1E27">
        <w:rPr>
          <w:rFonts w:eastAsia="標楷體"/>
          <w:sz w:val="20"/>
        </w:rPr>
        <w:t xml:space="preserve"> bug</w:t>
      </w:r>
      <w:r w:rsidRPr="00AD1E27">
        <w:rPr>
          <w:rFonts w:eastAsia="標楷體"/>
          <w:sz w:val="20"/>
        </w:rPr>
        <w:t>、效能瓶頸、安全風險與</w:t>
      </w:r>
      <w:r w:rsidRPr="00AD1E27">
        <w:rPr>
          <w:rFonts w:eastAsia="標楷體"/>
          <w:sz w:val="20"/>
        </w:rPr>
        <w:t xml:space="preserve"> code smell</w:t>
      </w:r>
      <w:r w:rsidRPr="00AD1E27">
        <w:rPr>
          <w:rFonts w:eastAsia="標楷體"/>
          <w:sz w:val="20"/>
        </w:rPr>
        <w:t>）的多樣性，使測試資料更貼近真實開發場景。</w:t>
      </w:r>
      <w:proofErr w:type="gramStart"/>
      <w:r w:rsidRPr="00AD1E27">
        <w:rPr>
          <w:rFonts w:eastAsia="標楷體"/>
          <w:sz w:val="20"/>
        </w:rPr>
        <w:t>此外，</w:t>
      </w:r>
      <w:proofErr w:type="gramEnd"/>
      <w:r w:rsidRPr="00AD1E27">
        <w:rPr>
          <w:rFonts w:eastAsia="標楷體"/>
          <w:sz w:val="20"/>
        </w:rPr>
        <w:t xml:space="preserve">44 </w:t>
      </w:r>
      <w:r w:rsidRPr="00AD1E27">
        <w:rPr>
          <w:rFonts w:eastAsia="標楷體"/>
          <w:sz w:val="20"/>
        </w:rPr>
        <w:t>筆資料規模在覆蓋多維度問題（如命名不一致、重複邏輯、過度耦合與例外處理缺失）與控制人工標</w:t>
      </w:r>
      <w:proofErr w:type="gramStart"/>
      <w:r w:rsidRPr="00AD1E27">
        <w:rPr>
          <w:rFonts w:eastAsia="標楷體"/>
          <w:sz w:val="20"/>
        </w:rPr>
        <w:t>註</w:t>
      </w:r>
      <w:proofErr w:type="gramEnd"/>
      <w:r w:rsidRPr="00AD1E27">
        <w:rPr>
          <w:rFonts w:eastAsia="標楷體"/>
          <w:sz w:val="20"/>
        </w:rPr>
        <w:t>與驗證成本之間取得良好平衡，同時亦可作為教師模型與學生模型之對照樣本，用於分析不同模型在相同輸入下之輸出差異與能力保留程度。</w:t>
      </w:r>
    </w:p>
    <w:p w14:paraId="1242C4BE" w14:textId="77777777" w:rsidR="006066A9" w:rsidRPr="00AD1E27" w:rsidRDefault="006066A9" w:rsidP="00EC50E1">
      <w:pPr>
        <w:ind w:firstLineChars="200" w:firstLine="400"/>
        <w:jc w:val="both"/>
        <w:rPr>
          <w:rFonts w:eastAsia="標楷體"/>
          <w:sz w:val="20"/>
        </w:rPr>
      </w:pPr>
    </w:p>
    <w:p w14:paraId="26826B37" w14:textId="73CE4166" w:rsidR="006066A9" w:rsidRPr="00AD1E27" w:rsidDel="002E63D0" w:rsidRDefault="006066A9" w:rsidP="00EC50E1">
      <w:pPr>
        <w:ind w:firstLineChars="200" w:firstLine="400"/>
        <w:jc w:val="both"/>
        <w:rPr>
          <w:del w:id="13" w:author="Lee Tim" w:date="2026-04-18T21:32:00Z"/>
          <w:rFonts w:eastAsia="標楷體"/>
          <w:sz w:val="20"/>
        </w:rPr>
      </w:pPr>
      <w:r w:rsidRPr="00AD1E27">
        <w:rPr>
          <w:rFonts w:eastAsia="標楷體"/>
          <w:sz w:val="20"/>
        </w:rPr>
        <w:t>在評估方法上，本研究採用</w:t>
      </w:r>
      <w:r w:rsidRPr="00AD1E27">
        <w:rPr>
          <w:rFonts w:eastAsia="標楷體"/>
          <w:sz w:val="20"/>
        </w:rPr>
        <w:t xml:space="preserve"> LLM-as-a-Judge </w:t>
      </w:r>
      <w:r w:rsidRPr="00AD1E27">
        <w:rPr>
          <w:rFonts w:eastAsia="標楷體"/>
          <w:sz w:val="20"/>
        </w:rPr>
        <w:t>架構，將大型語言模型作為自動化評審工具。具體而言，系統首先讀取原始程式碼（</w:t>
      </w:r>
      <w:r w:rsidRPr="00AD1E27">
        <w:rPr>
          <w:rFonts w:eastAsia="標楷體"/>
          <w:sz w:val="20"/>
        </w:rPr>
        <w:t>origin code</w:t>
      </w:r>
      <w:r w:rsidRPr="00AD1E27">
        <w:rPr>
          <w:rFonts w:eastAsia="標楷體"/>
          <w:sz w:val="20"/>
        </w:rPr>
        <w:t>）與對應之程式碼審查結果（</w:t>
      </w:r>
      <w:r w:rsidRPr="00AD1E27">
        <w:rPr>
          <w:rFonts w:eastAsia="標楷體"/>
          <w:sz w:val="20"/>
        </w:rPr>
        <w:t>code-review results</w:t>
      </w:r>
      <w:r w:rsidRPr="00AD1E27">
        <w:rPr>
          <w:rFonts w:eastAsia="標楷體"/>
          <w:sz w:val="20"/>
        </w:rPr>
        <w:t>），並將其整合為結構化</w:t>
      </w:r>
      <w:r w:rsidRPr="00AD1E27">
        <w:rPr>
          <w:rFonts w:eastAsia="標楷體"/>
          <w:sz w:val="20"/>
        </w:rPr>
        <w:t xml:space="preserve"> Judge Prompt</w:t>
      </w:r>
      <w:r w:rsidRPr="00AD1E27">
        <w:rPr>
          <w:rFonts w:eastAsia="標楷體"/>
          <w:sz w:val="20"/>
        </w:rPr>
        <w:t>，明確定義評分標準、評估面向與輸出格式</w:t>
      </w:r>
      <w:r w:rsidR="00A97BE9" w:rsidRPr="00AD1E27">
        <w:rPr>
          <w:rFonts w:eastAsia="標楷體"/>
          <w:sz w:val="20"/>
        </w:rPr>
        <w:t>，</w:t>
      </w:r>
      <w:r w:rsidRPr="00AD1E27">
        <w:rPr>
          <w:rFonts w:eastAsia="標楷體"/>
          <w:sz w:val="20"/>
        </w:rPr>
        <w:t>隨後將該提示輸入至大型語言模型（如</w:t>
      </w:r>
      <w:r w:rsidRPr="00AD1E27">
        <w:rPr>
          <w:rFonts w:eastAsia="標楷體"/>
          <w:sz w:val="20"/>
        </w:rPr>
        <w:t xml:space="preserve"> GPT-5</w:t>
      </w:r>
      <w:r w:rsidRPr="00AD1E27">
        <w:rPr>
          <w:rFonts w:eastAsia="標楷體"/>
          <w:sz w:val="20"/>
        </w:rPr>
        <w:t>），使模型進行語意理解、差異比對與品質判斷，並輸出具一致格式之評分結果。其中，</w:t>
      </w:r>
      <w:r w:rsidRPr="00AD1E27">
        <w:rPr>
          <w:rFonts w:eastAsia="標楷體"/>
          <w:sz w:val="20"/>
        </w:rPr>
        <w:t xml:space="preserve">CRSCORE++ </w:t>
      </w:r>
      <w:r w:rsidRPr="00AD1E27">
        <w:rPr>
          <w:rFonts w:eastAsia="標楷體"/>
          <w:sz w:val="20"/>
        </w:rPr>
        <w:t>方法要求模型先推導理想程式碼審查應涵蓋之議題集合（包含正確性、安全性、可讀性、效能與設計品質等），再逐步分析實際</w:t>
      </w:r>
      <w:r w:rsidRPr="00AD1E27">
        <w:rPr>
          <w:rFonts w:eastAsia="標楷體"/>
          <w:sz w:val="20"/>
        </w:rPr>
        <w:t xml:space="preserve"> review comment </w:t>
      </w:r>
      <w:r w:rsidRPr="00AD1E27">
        <w:rPr>
          <w:rFonts w:eastAsia="標楷體"/>
          <w:sz w:val="20"/>
        </w:rPr>
        <w:t>是否涵蓋這些議題，並從</w:t>
      </w:r>
      <w:r w:rsidRPr="00AD1E27">
        <w:rPr>
          <w:rFonts w:eastAsia="標楷體"/>
          <w:sz w:val="20"/>
        </w:rPr>
        <w:t xml:space="preserve"> comprehensiveness</w:t>
      </w:r>
      <w:r w:rsidRPr="00AD1E27">
        <w:rPr>
          <w:rFonts w:eastAsia="標楷體"/>
          <w:sz w:val="20"/>
        </w:rPr>
        <w:t>、</w:t>
      </w:r>
      <w:r w:rsidRPr="00AD1E27">
        <w:rPr>
          <w:rFonts w:eastAsia="標楷體"/>
          <w:sz w:val="20"/>
        </w:rPr>
        <w:t xml:space="preserve">conciseness </w:t>
      </w:r>
      <w:r w:rsidRPr="00AD1E27">
        <w:rPr>
          <w:rFonts w:eastAsia="標楷體"/>
          <w:sz w:val="20"/>
        </w:rPr>
        <w:t>與</w:t>
      </w:r>
      <w:r w:rsidRPr="00AD1E27">
        <w:rPr>
          <w:rFonts w:eastAsia="標楷體"/>
          <w:sz w:val="20"/>
        </w:rPr>
        <w:t xml:space="preserve"> relevance </w:t>
      </w:r>
      <w:r w:rsidRPr="00AD1E27">
        <w:rPr>
          <w:rFonts w:eastAsia="標楷體"/>
          <w:sz w:val="20"/>
        </w:rPr>
        <w:t>三個面向進行量化評分</w:t>
      </w:r>
      <w:r w:rsidR="00A97BE9" w:rsidRPr="00AD1E27">
        <w:rPr>
          <w:rFonts w:eastAsia="標楷體"/>
          <w:sz w:val="20"/>
        </w:rPr>
        <w:t>，</w:t>
      </w:r>
      <w:r w:rsidRPr="00AD1E27">
        <w:rPr>
          <w:rFonts w:eastAsia="標楷體"/>
          <w:sz w:val="20"/>
        </w:rPr>
        <w:t>而本研究提出之</w:t>
      </w:r>
      <w:r w:rsidRPr="00AD1E27">
        <w:rPr>
          <w:rFonts w:eastAsia="標楷體"/>
          <w:sz w:val="20"/>
        </w:rPr>
        <w:t xml:space="preserve"> LLM-as-a-Judge-Our </w:t>
      </w:r>
      <w:r w:rsidRPr="00AD1E27">
        <w:rPr>
          <w:rFonts w:eastAsia="標楷體"/>
          <w:sz w:val="20"/>
        </w:rPr>
        <w:t>方法則進一步細化評估維度，定義可讀性、建設性（是否提供可執行建議）、正確性、跨評論覆蓋性與結構獨立性，以及完整性等五項指標，並以</w:t>
      </w:r>
      <w:r w:rsidRPr="00AD1E27">
        <w:rPr>
          <w:rFonts w:eastAsia="標楷體"/>
          <w:sz w:val="20"/>
        </w:rPr>
        <w:t xml:space="preserve"> 1</w:t>
      </w:r>
      <w:proofErr w:type="gramStart"/>
      <w:r w:rsidRPr="00AD1E27">
        <w:rPr>
          <w:rFonts w:eastAsia="標楷體"/>
          <w:sz w:val="20"/>
        </w:rPr>
        <w:t>–</w:t>
      </w:r>
      <w:proofErr w:type="gramEnd"/>
      <w:r w:rsidRPr="00AD1E27">
        <w:rPr>
          <w:rFonts w:eastAsia="標楷體"/>
          <w:sz w:val="20"/>
        </w:rPr>
        <w:t xml:space="preserve">100 </w:t>
      </w:r>
      <w:r w:rsidRPr="00AD1E27">
        <w:rPr>
          <w:rFonts w:eastAsia="標楷體"/>
          <w:sz w:val="20"/>
        </w:rPr>
        <w:t>分進行評分，同時附上簡要理由，以提升評估結果之解析度與工程實務可解釋性。</w:t>
      </w:r>
    </w:p>
    <w:p w14:paraId="7457EDAD" w14:textId="77777777" w:rsidR="006066A9" w:rsidRPr="00AD1E27" w:rsidRDefault="006066A9" w:rsidP="00EC50E1">
      <w:pPr>
        <w:ind w:firstLineChars="200" w:firstLine="400"/>
        <w:jc w:val="both"/>
        <w:rPr>
          <w:rFonts w:eastAsia="標楷體"/>
          <w:sz w:val="20"/>
        </w:rPr>
      </w:pPr>
    </w:p>
    <w:p w14:paraId="533DEB18" w14:textId="77777777" w:rsidR="006066A9" w:rsidRPr="00AD1E27" w:rsidRDefault="006066A9" w:rsidP="00EC50E1">
      <w:pPr>
        <w:ind w:firstLineChars="200" w:firstLine="400"/>
        <w:jc w:val="both"/>
        <w:rPr>
          <w:rFonts w:eastAsia="標楷體"/>
          <w:sz w:val="20"/>
        </w:rPr>
      </w:pPr>
    </w:p>
    <w:p w14:paraId="0FB63AD6" w14:textId="7C1ACA69" w:rsidR="009A7661" w:rsidRPr="00AD1E27" w:rsidRDefault="00871425" w:rsidP="00EC50E1">
      <w:pPr>
        <w:jc w:val="center"/>
        <w:rPr>
          <w:rFonts w:eastAsia="標楷體"/>
          <w:sz w:val="20"/>
        </w:rPr>
      </w:pPr>
      <w:commentRangeStart w:id="14"/>
      <w:r w:rsidRPr="00AD1E27">
        <w:rPr>
          <w:rFonts w:eastAsia="標楷體"/>
          <w:noProof/>
          <w:sz w:val="20"/>
        </w:rPr>
        <w:lastRenderedPageBreak/>
        <w:drawing>
          <wp:inline distT="0" distB="0" distL="0" distR="0" wp14:anchorId="62507B2D" wp14:editId="76A40269">
            <wp:extent cx="2921341" cy="4780714"/>
            <wp:effectExtent l="0" t="0" r="0" b="127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921341" cy="4780714"/>
                    </a:xfrm>
                    <a:prstGeom prst="rect">
                      <a:avLst/>
                    </a:prstGeom>
                    <a:noFill/>
                    <a:ln>
                      <a:noFill/>
                    </a:ln>
                  </pic:spPr>
                </pic:pic>
              </a:graphicData>
            </a:graphic>
          </wp:inline>
        </w:drawing>
      </w:r>
      <w:commentRangeEnd w:id="14"/>
      <w:r w:rsidR="00B743C1">
        <w:rPr>
          <w:rStyle w:val="ad"/>
        </w:rPr>
        <w:commentReference w:id="14"/>
      </w:r>
    </w:p>
    <w:p w14:paraId="5CFBE202" w14:textId="2E757648" w:rsidR="009A7661" w:rsidRDefault="009A7661" w:rsidP="009A7661">
      <w:pPr>
        <w:jc w:val="center"/>
        <w:rPr>
          <w:ins w:id="15" w:author="冠穎 陳" w:date="2026-04-30T00:13:00Z"/>
          <w:rFonts w:eastAsia="標楷體"/>
          <w:color w:val="000000"/>
          <w:sz w:val="20"/>
        </w:rPr>
      </w:pPr>
      <w:r w:rsidRPr="00AD1E27">
        <w:rPr>
          <w:rFonts w:eastAsia="標楷體"/>
          <w:color w:val="000000"/>
          <w:sz w:val="20"/>
        </w:rPr>
        <w:t>圖</w:t>
      </w:r>
      <w:r w:rsidRPr="00AD1E27">
        <w:rPr>
          <w:rFonts w:eastAsia="標楷體"/>
          <w:color w:val="000000"/>
          <w:sz w:val="20"/>
        </w:rPr>
        <w:t>3 LLM-as-a-Judge</w:t>
      </w:r>
      <w:r w:rsidRPr="00AD1E27">
        <w:rPr>
          <w:rFonts w:eastAsia="標楷體"/>
          <w:color w:val="000000"/>
          <w:sz w:val="20"/>
        </w:rPr>
        <w:t>流程</w:t>
      </w:r>
    </w:p>
    <w:p w14:paraId="6B478271" w14:textId="77777777" w:rsidR="00C733B3" w:rsidRPr="00AD1E27" w:rsidRDefault="00C733B3" w:rsidP="009A7661">
      <w:pPr>
        <w:jc w:val="center"/>
        <w:rPr>
          <w:rFonts w:eastAsia="標楷體"/>
          <w:color w:val="000000"/>
          <w:sz w:val="20"/>
        </w:rPr>
      </w:pPr>
    </w:p>
    <w:p w14:paraId="50F2FA1C" w14:textId="6AC53771" w:rsidR="005F7A93" w:rsidRDefault="000B365D" w:rsidP="00EC50E1">
      <w:pPr>
        <w:ind w:firstLineChars="200" w:firstLine="400"/>
        <w:jc w:val="both"/>
        <w:rPr>
          <w:rFonts w:ascii="標楷體" w:eastAsia="標楷體" w:hAnsi="標楷體"/>
          <w:sz w:val="20"/>
        </w:rPr>
      </w:pPr>
      <w:r>
        <w:rPr>
          <w:rFonts w:ascii="標楷體" w:eastAsia="標楷體" w:hAnsi="標楷體"/>
          <w:sz w:val="20"/>
        </w:rPr>
        <w:t>本圖呈現</w:t>
      </w:r>
      <w:r>
        <w:rPr>
          <w:rFonts w:eastAsia="標楷體"/>
          <w:sz w:val="20"/>
        </w:rPr>
        <w:t xml:space="preserve"> LLM-as-a-Judge </w:t>
      </w:r>
      <w:r>
        <w:rPr>
          <w:rFonts w:ascii="標楷體" w:eastAsia="標楷體" w:hAnsi="標楷體"/>
          <w:sz w:val="20"/>
        </w:rPr>
        <w:t>流程。系統以</w:t>
      </w:r>
      <w:r>
        <w:rPr>
          <w:rFonts w:eastAsia="標楷體"/>
          <w:sz w:val="20"/>
        </w:rPr>
        <w:t xml:space="preserve"> Source Code </w:t>
      </w:r>
      <w:r>
        <w:rPr>
          <w:rFonts w:ascii="標楷體" w:eastAsia="標楷體" w:hAnsi="標楷體"/>
          <w:sz w:val="20"/>
        </w:rPr>
        <w:t>為輸入</w:t>
      </w:r>
      <w:r>
        <w:rPr>
          <w:rFonts w:eastAsia="標楷體"/>
          <w:sz w:val="20"/>
        </w:rPr>
        <w:t>,</w:t>
      </w:r>
      <w:r>
        <w:rPr>
          <w:rFonts w:ascii="標楷體" w:eastAsia="標楷體" w:hAnsi="標楷體"/>
          <w:sz w:val="20"/>
        </w:rPr>
        <w:t>經</w:t>
      </w:r>
      <w:r>
        <w:rPr>
          <w:rFonts w:eastAsia="標楷體"/>
          <w:sz w:val="20"/>
        </w:rPr>
        <w:t xml:space="preserve"> Query Embedding </w:t>
      </w:r>
      <w:r>
        <w:rPr>
          <w:rFonts w:ascii="標楷體" w:eastAsia="標楷體" w:hAnsi="標楷體"/>
          <w:sz w:val="20"/>
        </w:rPr>
        <w:t>與</w:t>
      </w:r>
      <w:r>
        <w:rPr>
          <w:rFonts w:eastAsia="標楷體"/>
          <w:sz w:val="20"/>
        </w:rPr>
        <w:t xml:space="preserve"> FAISS Search </w:t>
      </w:r>
      <w:r>
        <w:rPr>
          <w:rFonts w:ascii="標楷體" w:eastAsia="標楷體" w:hAnsi="標楷體"/>
          <w:sz w:val="20"/>
        </w:rPr>
        <w:t>取得</w:t>
      </w:r>
      <w:r>
        <w:rPr>
          <w:rFonts w:eastAsia="標楷體"/>
          <w:sz w:val="20"/>
        </w:rPr>
        <w:t xml:space="preserve"> Retrieved Rules,</w:t>
      </w:r>
      <w:r>
        <w:rPr>
          <w:rFonts w:ascii="標楷體" w:eastAsia="標楷體" w:hAnsi="標楷體"/>
          <w:sz w:val="20"/>
        </w:rPr>
        <w:t>再由</w:t>
      </w:r>
      <w:r>
        <w:rPr>
          <w:rFonts w:eastAsia="標楷體"/>
          <w:sz w:val="20"/>
        </w:rPr>
        <w:t xml:space="preserve"> Inject RAG Rules into Global Template </w:t>
      </w:r>
      <w:r>
        <w:rPr>
          <w:rFonts w:ascii="標楷體" w:eastAsia="標楷體" w:hAnsi="標楷體"/>
          <w:sz w:val="20"/>
        </w:rPr>
        <w:t>將規則注入全局提示詞模板。隨後</w:t>
      </w:r>
      <w:r>
        <w:rPr>
          <w:rFonts w:eastAsia="標楷體"/>
          <w:sz w:val="20"/>
        </w:rPr>
        <w:t xml:space="preserve"> Chain-of-Thought </w:t>
      </w:r>
      <w:r>
        <w:rPr>
          <w:rFonts w:ascii="標楷體" w:eastAsia="標楷體" w:hAnsi="標楷體"/>
          <w:sz w:val="20"/>
        </w:rPr>
        <w:t>平行階段同步執行四個子任務</w:t>
      </w:r>
      <w:r>
        <w:rPr>
          <w:rFonts w:eastAsia="標楷體"/>
          <w:sz w:val="20"/>
        </w:rPr>
        <w:t>:Step 1 Summary(</w:t>
      </w:r>
      <w:r>
        <w:rPr>
          <w:rFonts w:ascii="標楷體" w:eastAsia="標楷體" w:hAnsi="標楷體"/>
          <w:sz w:val="20"/>
        </w:rPr>
        <w:t>變更摘要、影響範圍、風險評估</w:t>
      </w:r>
      <w:r>
        <w:rPr>
          <w:rFonts w:eastAsia="標楷體"/>
          <w:sz w:val="20"/>
        </w:rPr>
        <w:t>)</w:t>
      </w:r>
      <w:r>
        <w:rPr>
          <w:rFonts w:ascii="標楷體" w:eastAsia="標楷體" w:hAnsi="標楷體"/>
          <w:sz w:val="20"/>
        </w:rPr>
        <w:t>、</w:t>
      </w:r>
      <w:r>
        <w:rPr>
          <w:rFonts w:eastAsia="標楷體"/>
          <w:sz w:val="20"/>
        </w:rPr>
        <w:t>Step 2 Code Review(</w:t>
      </w:r>
      <w:r>
        <w:rPr>
          <w:rFonts w:ascii="標楷體" w:eastAsia="標楷體" w:hAnsi="標楷體"/>
          <w:sz w:val="20"/>
        </w:rPr>
        <w:t>可讀性、命名規範、邏輯錯誤</w:t>
      </w:r>
      <w:r>
        <w:rPr>
          <w:rFonts w:eastAsia="標楷體"/>
          <w:sz w:val="20"/>
        </w:rPr>
        <w:t>)</w:t>
      </w:r>
      <w:r>
        <w:rPr>
          <w:rFonts w:ascii="標楷體" w:eastAsia="標楷體" w:hAnsi="標楷體"/>
          <w:sz w:val="20"/>
        </w:rPr>
        <w:t>、</w:t>
      </w:r>
      <w:r>
        <w:rPr>
          <w:rFonts w:eastAsia="標楷體"/>
          <w:sz w:val="20"/>
        </w:rPr>
        <w:t>Step 3 Linter(rule_id</w:t>
      </w:r>
      <w:r>
        <w:rPr>
          <w:rFonts w:ascii="標楷體" w:eastAsia="標楷體" w:hAnsi="標楷體"/>
          <w:sz w:val="20"/>
        </w:rPr>
        <w:t>、</w:t>
      </w:r>
      <w:r>
        <w:rPr>
          <w:rFonts w:eastAsia="標楷體"/>
          <w:sz w:val="20"/>
        </w:rPr>
        <w:t>severity</w:t>
      </w:r>
      <w:r>
        <w:rPr>
          <w:rFonts w:ascii="標楷體" w:eastAsia="標楷體" w:hAnsi="標楷體"/>
          <w:sz w:val="20"/>
        </w:rPr>
        <w:t>、</w:t>
      </w:r>
      <w:r>
        <w:rPr>
          <w:rFonts w:eastAsia="標楷體"/>
          <w:sz w:val="20"/>
        </w:rPr>
        <w:t>line</w:t>
      </w:r>
      <w:r>
        <w:rPr>
          <w:rFonts w:ascii="標楷體" w:eastAsia="標楷體" w:hAnsi="標楷體"/>
          <w:sz w:val="20"/>
        </w:rPr>
        <w:t>、</w:t>
      </w:r>
      <w:r>
        <w:rPr>
          <w:rFonts w:eastAsia="標楷體"/>
          <w:sz w:val="20"/>
        </w:rPr>
        <w:t>suggestion)</w:t>
      </w:r>
      <w:r>
        <w:rPr>
          <w:rFonts w:ascii="標楷體" w:eastAsia="標楷體" w:hAnsi="標楷體"/>
          <w:sz w:val="20"/>
        </w:rPr>
        <w:t>、</w:t>
      </w:r>
      <w:r>
        <w:rPr>
          <w:rFonts w:eastAsia="標楷體"/>
          <w:sz w:val="20"/>
        </w:rPr>
        <w:t>Step 4 Code Smell(Type</w:t>
      </w:r>
      <w:r>
        <w:rPr>
          <w:rFonts w:ascii="標楷體" w:eastAsia="標楷體" w:hAnsi="標楷體"/>
          <w:sz w:val="20"/>
        </w:rPr>
        <w:t>、</w:t>
      </w:r>
      <w:r>
        <w:rPr>
          <w:rFonts w:eastAsia="標楷體"/>
          <w:sz w:val="20"/>
        </w:rPr>
        <w:t>Location</w:t>
      </w:r>
      <w:r>
        <w:rPr>
          <w:rFonts w:ascii="標楷體" w:eastAsia="標楷體" w:hAnsi="標楷體"/>
          <w:sz w:val="20"/>
        </w:rPr>
        <w:t>、</w:t>
      </w:r>
      <w:r>
        <w:rPr>
          <w:rFonts w:eastAsia="標楷體"/>
          <w:sz w:val="20"/>
        </w:rPr>
        <w:t>Priority</w:t>
      </w:r>
      <w:r>
        <w:rPr>
          <w:rFonts w:ascii="標楷體" w:eastAsia="標楷體" w:hAnsi="標楷體"/>
          <w:sz w:val="20"/>
        </w:rPr>
        <w:t>、</w:t>
      </w:r>
      <w:r>
        <w:rPr>
          <w:rFonts w:eastAsia="標楷體"/>
          <w:sz w:val="20"/>
        </w:rPr>
        <w:t>Refactoring)</w:t>
      </w:r>
      <w:r>
        <w:rPr>
          <w:rFonts w:ascii="標楷體" w:eastAsia="標楷體" w:hAnsi="標楷體"/>
          <w:sz w:val="20"/>
        </w:rPr>
        <w:t>。四項結果彙總至</w:t>
      </w:r>
      <w:r>
        <w:rPr>
          <w:rFonts w:eastAsia="標楷體"/>
          <w:sz w:val="20"/>
        </w:rPr>
        <w:t xml:space="preserve"> Step 5 Total Summary </w:t>
      </w:r>
      <w:r>
        <w:rPr>
          <w:rFonts w:ascii="標楷體" w:eastAsia="標楷體" w:hAnsi="標楷體"/>
          <w:sz w:val="20"/>
        </w:rPr>
        <w:t>並產出</w:t>
      </w:r>
      <w:r>
        <w:rPr>
          <w:rFonts w:eastAsia="標楷體"/>
          <w:sz w:val="20"/>
        </w:rPr>
        <w:t xml:space="preserve"> Merge </w:t>
      </w:r>
      <w:r>
        <w:rPr>
          <w:rFonts w:ascii="標楷體" w:eastAsia="標楷體" w:hAnsi="標楷體"/>
          <w:sz w:val="20"/>
        </w:rPr>
        <w:t>建議與</w:t>
      </w:r>
      <w:r>
        <w:rPr>
          <w:rFonts w:eastAsia="標楷體"/>
          <w:sz w:val="20"/>
        </w:rPr>
        <w:t xml:space="preserve"> Follow-up,</w:t>
      </w:r>
      <w:r>
        <w:rPr>
          <w:rFonts w:ascii="標楷體" w:eastAsia="標楷體" w:hAnsi="標楷體"/>
          <w:sz w:val="20"/>
        </w:rPr>
        <w:t>其中</w:t>
      </w:r>
      <w:r>
        <w:rPr>
          <w:rFonts w:eastAsia="標楷體"/>
          <w:sz w:val="20"/>
        </w:rPr>
        <w:t xml:space="preserve"> Linter </w:t>
      </w:r>
      <w:r>
        <w:rPr>
          <w:rFonts w:ascii="標楷體" w:eastAsia="標楷體" w:hAnsi="標楷體"/>
          <w:sz w:val="20"/>
        </w:rPr>
        <w:t>與</w:t>
      </w:r>
      <w:r>
        <w:rPr>
          <w:rFonts w:eastAsia="標楷體"/>
          <w:sz w:val="20"/>
        </w:rPr>
        <w:t xml:space="preserve"> Code Smell </w:t>
      </w:r>
      <w:r>
        <w:rPr>
          <w:rFonts w:ascii="標楷體" w:eastAsia="標楷體" w:hAnsi="標楷體"/>
          <w:sz w:val="20"/>
        </w:rPr>
        <w:t>結果亦直接送入</w:t>
      </w:r>
      <w:r>
        <w:rPr>
          <w:rFonts w:eastAsia="標楷體"/>
          <w:sz w:val="20"/>
        </w:rPr>
        <w:t xml:space="preserve"> Judge</w:t>
      </w:r>
      <w:r>
        <w:rPr>
          <w:rFonts w:ascii="標楷體" w:eastAsia="標楷體" w:hAnsi="標楷體"/>
          <w:sz w:val="20"/>
        </w:rPr>
        <w:t>。最</w:t>
      </w:r>
      <w:ins w:id="16" w:author="冠穎 陳" w:date="2026-04-30T14:33:00Z">
        <w:r w:rsidR="00AD4BA1">
          <w:rPr>
            <w:rFonts w:ascii="標楷體" w:eastAsia="標楷體" w:hAnsi="標楷體" w:hint="eastAsia"/>
            <w:sz w:val="20"/>
          </w:rPr>
          <w:t xml:space="preserve"> </w:t>
        </w:r>
      </w:ins>
      <w:r>
        <w:rPr>
          <w:rFonts w:ascii="標楷體" w:eastAsia="標楷體" w:hAnsi="標楷體"/>
          <w:sz w:val="20"/>
        </w:rPr>
        <w:t>後由</w:t>
      </w:r>
      <w:r>
        <w:rPr>
          <w:rFonts w:eastAsia="標楷體"/>
          <w:sz w:val="20"/>
        </w:rPr>
        <w:t xml:space="preserve"> LLM Judge </w:t>
      </w:r>
      <w:r>
        <w:rPr>
          <w:rFonts w:ascii="標楷體" w:eastAsia="標楷體" w:hAnsi="標楷體"/>
          <w:sz w:val="20"/>
        </w:rPr>
        <w:t>從</w:t>
      </w:r>
      <w:r>
        <w:rPr>
          <w:rFonts w:eastAsia="標楷體"/>
          <w:sz w:val="20"/>
        </w:rPr>
        <w:t xml:space="preserve"> Readability</w:t>
      </w:r>
      <w:r>
        <w:rPr>
          <w:rFonts w:ascii="標楷體" w:eastAsia="標楷體" w:hAnsi="標楷體"/>
          <w:sz w:val="20"/>
        </w:rPr>
        <w:t>、</w:t>
      </w:r>
      <w:r>
        <w:rPr>
          <w:rFonts w:eastAsia="標楷體"/>
          <w:sz w:val="20"/>
        </w:rPr>
        <w:t>Constructiveness</w:t>
      </w:r>
      <w:r>
        <w:rPr>
          <w:rFonts w:ascii="標楷體" w:eastAsia="標楷體" w:hAnsi="標楷體"/>
          <w:sz w:val="20"/>
        </w:rPr>
        <w:t>、</w:t>
      </w:r>
      <w:r>
        <w:rPr>
          <w:rFonts w:eastAsia="標楷體"/>
          <w:sz w:val="20"/>
        </w:rPr>
        <w:t>Correctness</w:t>
      </w:r>
      <w:r>
        <w:rPr>
          <w:rFonts w:ascii="標楷體" w:eastAsia="標楷體" w:hAnsi="標楷體"/>
          <w:sz w:val="20"/>
        </w:rPr>
        <w:t>、</w:t>
      </w:r>
      <w:r>
        <w:rPr>
          <w:rFonts w:eastAsia="標楷體"/>
          <w:sz w:val="20"/>
        </w:rPr>
        <w:t>Coverage &amp; Extractability</w:t>
      </w:r>
      <w:r>
        <w:rPr>
          <w:rFonts w:ascii="標楷體" w:eastAsia="標楷體" w:hAnsi="標楷體"/>
          <w:sz w:val="20"/>
        </w:rPr>
        <w:t>、</w:t>
      </w:r>
      <w:r>
        <w:rPr>
          <w:rFonts w:eastAsia="標楷體"/>
          <w:sz w:val="20"/>
        </w:rPr>
        <w:t xml:space="preserve">Comprehensiveness </w:t>
      </w:r>
      <w:r>
        <w:rPr>
          <w:rFonts w:ascii="標楷體" w:eastAsia="標楷體" w:hAnsi="標楷體"/>
          <w:sz w:val="20"/>
        </w:rPr>
        <w:t>五個維度各以</w:t>
      </w:r>
      <w:r>
        <w:rPr>
          <w:rFonts w:eastAsia="標楷體"/>
          <w:sz w:val="20"/>
        </w:rPr>
        <w:t xml:space="preserve"> 1</w:t>
      </w:r>
      <w:proofErr w:type="gramStart"/>
      <w:r>
        <w:rPr>
          <w:rFonts w:ascii="標楷體" w:eastAsia="標楷體" w:hAnsi="標楷體"/>
          <w:sz w:val="20"/>
        </w:rPr>
        <w:t>–</w:t>
      </w:r>
      <w:proofErr w:type="gramEnd"/>
      <w:r>
        <w:rPr>
          <w:rFonts w:eastAsia="標楷體"/>
          <w:sz w:val="20"/>
        </w:rPr>
        <w:t xml:space="preserve">100 </w:t>
      </w:r>
      <w:r>
        <w:rPr>
          <w:rFonts w:ascii="標楷體" w:eastAsia="標楷體" w:hAnsi="標楷體"/>
          <w:sz w:val="20"/>
        </w:rPr>
        <w:t>分制評分</w:t>
      </w:r>
      <w:r>
        <w:rPr>
          <w:rFonts w:eastAsia="標楷體"/>
          <w:sz w:val="20"/>
        </w:rPr>
        <w:t>,</w:t>
      </w:r>
      <w:r>
        <w:rPr>
          <w:rFonts w:ascii="標楷體" w:eastAsia="標楷體" w:hAnsi="標楷體"/>
          <w:sz w:val="20"/>
        </w:rPr>
        <w:t>輸出</w:t>
      </w:r>
      <w:r>
        <w:rPr>
          <w:rFonts w:eastAsia="標楷體"/>
          <w:sz w:val="20"/>
        </w:rPr>
        <w:t xml:space="preserve"> Final Score &amp; Recommendation </w:t>
      </w:r>
      <w:r>
        <w:rPr>
          <w:rFonts w:ascii="標楷體" w:eastAsia="標楷體" w:hAnsi="標楷體"/>
          <w:sz w:val="20"/>
        </w:rPr>
        <w:t>作為審查結果的量化結論。</w:t>
      </w:r>
    </w:p>
    <w:p w14:paraId="301C2EB6" w14:textId="77777777" w:rsidR="00FB37D6" w:rsidRPr="00AD1E27" w:rsidRDefault="00FB37D6" w:rsidP="009A7661">
      <w:pPr>
        <w:jc w:val="center"/>
        <w:rPr>
          <w:rFonts w:eastAsia="標楷體"/>
          <w:color w:val="000000"/>
          <w:sz w:val="20"/>
        </w:rPr>
      </w:pPr>
    </w:p>
    <w:p w14:paraId="1C82DB38" w14:textId="02C3D1A3" w:rsidR="005B76CD" w:rsidRPr="00EC50E1" w:rsidRDefault="005B76CD" w:rsidP="005B76CD">
      <w:pPr>
        <w:jc w:val="both"/>
        <w:rPr>
          <w:rFonts w:eastAsia="標楷體"/>
          <w:b/>
          <w:sz w:val="28"/>
          <w:szCs w:val="28"/>
        </w:rPr>
      </w:pPr>
      <w:r w:rsidRPr="00EC50E1">
        <w:rPr>
          <w:rFonts w:eastAsia="標楷體" w:hint="eastAsia"/>
          <w:b/>
          <w:sz w:val="28"/>
          <w:szCs w:val="28"/>
        </w:rPr>
        <w:t>五、實驗結果與分析</w:t>
      </w:r>
    </w:p>
    <w:p w14:paraId="270C4E1B" w14:textId="0144F39F" w:rsidR="003A715F" w:rsidRDefault="00C564FA" w:rsidP="00EC50E1">
      <w:pPr>
        <w:ind w:firstLineChars="200" w:firstLine="400"/>
        <w:jc w:val="both"/>
        <w:rPr>
          <w:ins w:id="17" w:author="Lee Tim" w:date="2026-04-18T21:35:00Z"/>
          <w:rFonts w:eastAsia="標楷體"/>
          <w:sz w:val="20"/>
        </w:rPr>
      </w:pPr>
      <w:r w:rsidRPr="00AD1E27">
        <w:rPr>
          <w:rFonts w:eastAsia="標楷體"/>
          <w:sz w:val="20"/>
        </w:rPr>
        <w:t>本研究針對大型語言模型</w:t>
      </w:r>
      <w:r w:rsidR="00C21101" w:rsidRPr="00AD1E27">
        <w:rPr>
          <w:rFonts w:eastAsia="標楷體"/>
          <w:sz w:val="20"/>
        </w:rPr>
        <w:t>(</w:t>
      </w:r>
      <w:r w:rsidRPr="00AD1E27">
        <w:rPr>
          <w:rFonts w:eastAsia="標楷體"/>
          <w:sz w:val="20"/>
        </w:rPr>
        <w:t>Large Language Models, LLMs</w:t>
      </w:r>
      <w:r w:rsidR="00C21101" w:rsidRPr="00AD1E27">
        <w:rPr>
          <w:rFonts w:eastAsia="標楷體"/>
          <w:sz w:val="20"/>
        </w:rPr>
        <w:t>)</w:t>
      </w:r>
      <w:r w:rsidRPr="00AD1E27">
        <w:rPr>
          <w:rFonts w:eastAsia="標楷體"/>
          <w:sz w:val="20"/>
        </w:rPr>
        <w:t>於程式碼審查領域之應用進行探討，並提出一套結合思維鏈推理</w:t>
      </w:r>
      <w:r w:rsidR="00C21101" w:rsidRPr="00AD1E27">
        <w:rPr>
          <w:rFonts w:eastAsia="標楷體"/>
          <w:sz w:val="20"/>
        </w:rPr>
        <w:t>(</w:t>
      </w:r>
      <w:r w:rsidRPr="00AD1E27">
        <w:rPr>
          <w:rFonts w:eastAsia="標楷體"/>
          <w:sz w:val="20"/>
        </w:rPr>
        <w:t xml:space="preserve">Chain-of-Thought </w:t>
      </w:r>
      <w:r w:rsidRPr="00AD1E27">
        <w:rPr>
          <w:rFonts w:eastAsia="標楷體"/>
          <w:sz w:val="20"/>
        </w:rPr>
        <w:t>Reasoning</w:t>
      </w:r>
      <w:r w:rsidR="00C21101" w:rsidRPr="00AD1E27">
        <w:rPr>
          <w:rFonts w:eastAsia="標楷體"/>
          <w:sz w:val="20"/>
        </w:rPr>
        <w:t>)</w:t>
      </w:r>
      <w:r w:rsidRPr="00AD1E27">
        <w:rPr>
          <w:rFonts w:eastAsia="標楷體"/>
          <w:sz w:val="20"/>
        </w:rPr>
        <w:t>之多階段程式碼審查框架，以解決傳統人工審查在效率、成本與一致性上的限制。所提出之架構將程式碼審查流程拆分為多個階段，包括程式碼摘要生成、初步審查、靜態分析</w:t>
      </w:r>
      <w:r w:rsidR="00C21101" w:rsidRPr="00AD1E27">
        <w:rPr>
          <w:rFonts w:eastAsia="標楷體"/>
          <w:sz w:val="20"/>
        </w:rPr>
        <w:t>(</w:t>
      </w:r>
      <w:r w:rsidRPr="00AD1E27">
        <w:rPr>
          <w:rFonts w:eastAsia="標楷體"/>
          <w:sz w:val="20"/>
        </w:rPr>
        <w:t>linter</w:t>
      </w:r>
      <w:r w:rsidR="00C21101" w:rsidRPr="00AD1E27">
        <w:rPr>
          <w:rFonts w:eastAsia="標楷體"/>
          <w:sz w:val="20"/>
        </w:rPr>
        <w:t>)</w:t>
      </w:r>
      <w:r w:rsidRPr="00AD1E27">
        <w:rPr>
          <w:rFonts w:eastAsia="標楷體"/>
          <w:sz w:val="20"/>
        </w:rPr>
        <w:t>、程式碼異味分析</w:t>
      </w:r>
      <w:r w:rsidR="00C21101" w:rsidRPr="00AD1E27">
        <w:rPr>
          <w:rFonts w:eastAsia="標楷體"/>
          <w:sz w:val="20"/>
        </w:rPr>
        <w:t>(</w:t>
      </w:r>
      <w:r w:rsidRPr="00AD1E27">
        <w:rPr>
          <w:rFonts w:eastAsia="標楷體"/>
          <w:sz w:val="20"/>
        </w:rPr>
        <w:t>code smell</w:t>
      </w:r>
      <w:r w:rsidR="00C21101" w:rsidRPr="00AD1E27">
        <w:rPr>
          <w:rFonts w:eastAsia="標楷體"/>
          <w:sz w:val="20"/>
        </w:rPr>
        <w:t>)</w:t>
      </w:r>
      <w:r w:rsidRPr="00AD1E27">
        <w:rPr>
          <w:rFonts w:eastAsia="標楷體"/>
          <w:sz w:val="20"/>
        </w:rPr>
        <w:t>以及最終總結報告生成，透過多階段提示詞設計，使模型在各階段專注於特定任務，降低單一提示詞帶來的上下文負載問題，並提升審查結果之可解釋性與一致性。本研究引入檢索增強生成</w:t>
      </w:r>
      <w:r w:rsidR="00C21101" w:rsidRPr="00AD1E27">
        <w:rPr>
          <w:rFonts w:eastAsia="標楷體"/>
          <w:sz w:val="20"/>
        </w:rPr>
        <w:t>(</w:t>
      </w:r>
      <w:r w:rsidRPr="00AD1E27">
        <w:rPr>
          <w:rFonts w:eastAsia="標楷體"/>
          <w:sz w:val="20"/>
        </w:rPr>
        <w:t>Retrieval-Augmented Generation, RAG</w:t>
      </w:r>
      <w:r w:rsidR="00C21101" w:rsidRPr="00AD1E27">
        <w:rPr>
          <w:rFonts w:eastAsia="標楷體"/>
          <w:sz w:val="20"/>
        </w:rPr>
        <w:t>)</w:t>
      </w:r>
      <w:r w:rsidRPr="00AD1E27">
        <w:rPr>
          <w:rFonts w:eastAsia="標楷體"/>
          <w:sz w:val="20"/>
        </w:rPr>
        <w:t>機制，使模型能在分析過程中結合專案規範與外部知識，有效降低生成錯誤與幻覺問題。在模型訓練方面，本研究採用知識蒸餾</w:t>
      </w:r>
      <w:r w:rsidR="00C21101" w:rsidRPr="00AD1E27">
        <w:rPr>
          <w:rFonts w:eastAsia="標楷體"/>
          <w:sz w:val="20"/>
        </w:rPr>
        <w:t>(</w:t>
      </w:r>
      <w:r w:rsidRPr="00AD1E27">
        <w:rPr>
          <w:rFonts w:eastAsia="標楷體"/>
          <w:sz w:val="20"/>
        </w:rPr>
        <w:t>Knowledge Distillation</w:t>
      </w:r>
      <w:r w:rsidR="00C21101" w:rsidRPr="00AD1E27">
        <w:rPr>
          <w:rFonts w:eastAsia="標楷體"/>
          <w:sz w:val="20"/>
        </w:rPr>
        <w:t>)</w:t>
      </w:r>
      <w:r w:rsidRPr="00AD1E27">
        <w:rPr>
          <w:rFonts w:eastAsia="標楷體"/>
          <w:sz w:val="20"/>
        </w:rPr>
        <w:t>與參數高效微調</w:t>
      </w:r>
      <w:r w:rsidR="00C21101" w:rsidRPr="00AD1E27">
        <w:rPr>
          <w:rFonts w:eastAsia="標楷體"/>
          <w:sz w:val="20"/>
        </w:rPr>
        <w:t>(</w:t>
      </w:r>
      <w:r w:rsidRPr="00AD1E27">
        <w:rPr>
          <w:rFonts w:eastAsia="標楷體"/>
          <w:sz w:val="20"/>
        </w:rPr>
        <w:t>Parameter-Efficient Fine-Tuning, PEFT</w:t>
      </w:r>
      <w:r w:rsidR="00C21101" w:rsidRPr="00AD1E27">
        <w:rPr>
          <w:rFonts w:eastAsia="標楷體"/>
          <w:sz w:val="20"/>
        </w:rPr>
        <w:t>)</w:t>
      </w:r>
      <w:r w:rsidRPr="00AD1E27">
        <w:rPr>
          <w:rFonts w:eastAsia="標楷體"/>
          <w:sz w:val="20"/>
        </w:rPr>
        <w:t>方法，透過教師模型產生高品質訓練資料，並利用</w:t>
      </w:r>
      <w:r w:rsidRPr="00AD1E27">
        <w:rPr>
          <w:rFonts w:eastAsia="標楷體"/>
          <w:sz w:val="20"/>
        </w:rPr>
        <w:t xml:space="preserve"> </w:t>
      </w:r>
      <w:proofErr w:type="spellStart"/>
      <w:r w:rsidRPr="00AD1E27">
        <w:rPr>
          <w:rFonts w:eastAsia="標楷體"/>
          <w:sz w:val="20"/>
        </w:rPr>
        <w:t>QLoRA</w:t>
      </w:r>
      <w:proofErr w:type="spellEnd"/>
      <w:r w:rsidRPr="00AD1E27">
        <w:rPr>
          <w:rFonts w:eastAsia="標楷體"/>
          <w:sz w:val="20"/>
        </w:rPr>
        <w:t xml:space="preserve"> </w:t>
      </w:r>
      <w:r w:rsidRPr="00AD1E27">
        <w:rPr>
          <w:rFonts w:eastAsia="標楷體"/>
          <w:sz w:val="20"/>
        </w:rPr>
        <w:t>技術對學生模型進行微調，使其在有限硬體資源下仍具備良好的推理與審查能力，進而提升系統之實務可行性與部署效率。</w:t>
      </w:r>
    </w:p>
    <w:p w14:paraId="0565F42F" w14:textId="77777777" w:rsidR="008909EF" w:rsidRDefault="00C564FA" w:rsidP="003A715F">
      <w:pPr>
        <w:ind w:firstLineChars="200" w:firstLine="400"/>
        <w:jc w:val="both"/>
        <w:rPr>
          <w:ins w:id="18" w:author="Lee Tim" w:date="2026-04-18T21:38:00Z"/>
          <w:rFonts w:eastAsia="標楷體"/>
          <w:sz w:val="20"/>
        </w:rPr>
      </w:pPr>
      <w:r w:rsidRPr="00AD1E27">
        <w:rPr>
          <w:rFonts w:eastAsia="標楷體"/>
          <w:sz w:val="20"/>
        </w:rPr>
        <w:t>在評估機制上，本研究採用</w:t>
      </w:r>
      <w:r w:rsidRPr="00AD1E27">
        <w:rPr>
          <w:rFonts w:eastAsia="標楷體"/>
          <w:sz w:val="20"/>
        </w:rPr>
        <w:t xml:space="preserve"> LLM-as-a-Judge </w:t>
      </w:r>
      <w:r w:rsidRPr="00AD1E27">
        <w:rPr>
          <w:rFonts w:eastAsia="標楷體"/>
          <w:sz w:val="20"/>
        </w:rPr>
        <w:t>架構，結合</w:t>
      </w:r>
      <w:r w:rsidRPr="00AD1E27">
        <w:rPr>
          <w:rFonts w:eastAsia="標楷體"/>
          <w:sz w:val="20"/>
        </w:rPr>
        <w:t xml:space="preserve"> CRSCORE++ </w:t>
      </w:r>
      <w:r w:rsidRPr="00AD1E27">
        <w:rPr>
          <w:rFonts w:eastAsia="標楷體"/>
          <w:sz w:val="20"/>
        </w:rPr>
        <w:t>與自訂評分方法，從完整性、簡潔性與相關性等多面向對程式碼審查品質進行量化評估，提供客觀且可比較之分析依據。綜合實驗結果顯示，多階段分析流程與結構化提示詞設計能有效提升</w:t>
      </w:r>
      <w:r w:rsidRPr="00AD1E27">
        <w:rPr>
          <w:rFonts w:eastAsia="標楷體"/>
          <w:sz w:val="20"/>
        </w:rPr>
        <w:t xml:space="preserve"> LLM </w:t>
      </w:r>
      <w:r w:rsidRPr="00AD1E27">
        <w:rPr>
          <w:rFonts w:eastAsia="標楷體"/>
          <w:sz w:val="20"/>
        </w:rPr>
        <w:t>在程式碼審查任務中的穩定性與分析深度，而結合</w:t>
      </w:r>
      <w:r w:rsidRPr="00AD1E27">
        <w:rPr>
          <w:rFonts w:eastAsia="標楷體"/>
          <w:sz w:val="20"/>
        </w:rPr>
        <w:t xml:space="preserve"> RAG</w:t>
      </w:r>
      <w:r w:rsidRPr="00AD1E27">
        <w:rPr>
          <w:rFonts w:eastAsia="標楷體"/>
          <w:sz w:val="20"/>
        </w:rPr>
        <w:t>、知識蒸餾與參數高效微調技術則在效率、成本與效能之間取得良好平衡，證明</w:t>
      </w:r>
      <w:r w:rsidRPr="00AD1E27">
        <w:rPr>
          <w:rFonts w:eastAsia="標楷體"/>
          <w:sz w:val="20"/>
        </w:rPr>
        <w:t xml:space="preserve"> LLM </w:t>
      </w:r>
      <w:r w:rsidRPr="00AD1E27">
        <w:rPr>
          <w:rFonts w:eastAsia="標楷體"/>
          <w:sz w:val="20"/>
        </w:rPr>
        <w:t>於輔助程式碼審查方面具有高度應用潛力。</w:t>
      </w:r>
    </w:p>
    <w:p w14:paraId="0352E46E" w14:textId="2FDDB37C" w:rsidR="00C564FA" w:rsidRPr="00AD1E27" w:rsidDel="005873F0" w:rsidRDefault="00C564FA" w:rsidP="00EC50E1">
      <w:pPr>
        <w:ind w:firstLineChars="200" w:firstLine="400"/>
        <w:jc w:val="both"/>
        <w:rPr>
          <w:del w:id="19" w:author="冠穎 陳" w:date="2026-04-30T14:16:00Z"/>
          <w:rFonts w:eastAsia="標楷體" w:hint="eastAsia"/>
          <w:sz w:val="20"/>
        </w:rPr>
      </w:pPr>
      <w:r w:rsidRPr="00AD1E27">
        <w:rPr>
          <w:rFonts w:eastAsia="標楷體"/>
          <w:sz w:val="20"/>
        </w:rPr>
        <w:t>本研究仍存在若干限制與未來發展方向。首先，在資料集規模方面，目前僅使用</w:t>
      </w:r>
      <w:r w:rsidRPr="00AD1E27">
        <w:rPr>
          <w:rFonts w:eastAsia="標楷體"/>
          <w:sz w:val="20"/>
        </w:rPr>
        <w:t xml:space="preserve"> 44 </w:t>
      </w:r>
      <w:r w:rsidRPr="00AD1E27">
        <w:rPr>
          <w:rFonts w:eastAsia="標楷體"/>
          <w:sz w:val="20"/>
        </w:rPr>
        <w:t>筆測試資料進行驗證，未來可擴展至更大規模且多語言之資料集，涵蓋不同程式語言、框架與真實開源專案，以提升模型泛化能力與評估可靠性。其次，在模型能力方面，可進一步探索不同模型架構或多模型協作</w:t>
      </w:r>
      <w:r w:rsidR="00C21101" w:rsidRPr="00AD1E27">
        <w:rPr>
          <w:rFonts w:eastAsia="標楷體"/>
          <w:sz w:val="20"/>
        </w:rPr>
        <w:t>(</w:t>
      </w:r>
      <w:r w:rsidRPr="00AD1E27">
        <w:rPr>
          <w:rFonts w:eastAsia="標楷體"/>
          <w:sz w:val="20"/>
        </w:rPr>
        <w:t>multi-agent</w:t>
      </w:r>
      <w:r w:rsidR="00C21101" w:rsidRPr="00AD1E27">
        <w:rPr>
          <w:rFonts w:eastAsia="標楷體"/>
          <w:sz w:val="20"/>
        </w:rPr>
        <w:t>)</w:t>
      </w:r>
      <w:r w:rsidRPr="00AD1E27">
        <w:rPr>
          <w:rFonts w:eastAsia="標楷體"/>
          <w:sz w:val="20"/>
        </w:rPr>
        <w:t>機制，使不同模型分別負責特定審查面向，以提升整體分析品質。在系統應用層面，未來可將本研究之架構進一步整合至版本控制平台或</w:t>
      </w:r>
      <w:r w:rsidRPr="00AD1E27">
        <w:rPr>
          <w:rFonts w:eastAsia="標楷體"/>
          <w:sz w:val="20"/>
        </w:rPr>
        <w:t xml:space="preserve"> CI/CD </w:t>
      </w:r>
      <w:r w:rsidRPr="00AD1E27">
        <w:rPr>
          <w:rFonts w:eastAsia="標楷體"/>
          <w:sz w:val="20"/>
        </w:rPr>
        <w:t>流程，使模型能於程式碼提交或</w:t>
      </w:r>
      <w:r w:rsidRPr="00AD1E27">
        <w:rPr>
          <w:rFonts w:eastAsia="標楷體"/>
          <w:sz w:val="20"/>
        </w:rPr>
        <w:t xml:space="preserve"> Pull Request </w:t>
      </w:r>
      <w:r w:rsidRPr="00AD1E27">
        <w:rPr>
          <w:rFonts w:eastAsia="標楷體"/>
          <w:sz w:val="20"/>
        </w:rPr>
        <w:t>階段即時提供審查建議，真正融入實務開發流程。</w:t>
      </w:r>
    </w:p>
    <w:p w14:paraId="30010E8B" w14:textId="77777777" w:rsidR="005873F0" w:rsidRPr="003A715F" w:rsidRDefault="005873F0" w:rsidP="00AD4BA1">
      <w:pPr>
        <w:jc w:val="both"/>
        <w:rPr>
          <w:rFonts w:eastAsia="標楷體" w:hint="eastAsia"/>
          <w:sz w:val="20"/>
        </w:rPr>
      </w:pPr>
    </w:p>
    <w:p w14:paraId="03A36648" w14:textId="354A3571" w:rsidR="00DC4D32" w:rsidRPr="00AD1E27" w:rsidRDefault="00DC4D32" w:rsidP="00DC4D32">
      <w:pPr>
        <w:jc w:val="center"/>
        <w:rPr>
          <w:rFonts w:eastAsia="標楷體"/>
          <w:bCs/>
          <w:sz w:val="20"/>
        </w:rPr>
      </w:pPr>
      <w:r w:rsidRPr="00AD1E27">
        <w:rPr>
          <w:rFonts w:eastAsia="標楷體"/>
          <w:bCs/>
          <w:sz w:val="20"/>
        </w:rPr>
        <w:t>表</w:t>
      </w:r>
      <w:r w:rsidRPr="00AD1E27">
        <w:rPr>
          <w:rFonts w:eastAsia="標楷體"/>
          <w:bCs/>
          <w:sz w:val="20"/>
        </w:rPr>
        <w:t xml:space="preserve">1 </w:t>
      </w:r>
      <w:r w:rsidRPr="00AD1E27">
        <w:rPr>
          <w:rFonts w:eastAsia="標楷體"/>
          <w:bCs/>
          <w:sz w:val="20"/>
        </w:rPr>
        <w:t>採用</w:t>
      </w:r>
      <w:r w:rsidRPr="00AD1E27">
        <w:rPr>
          <w:rFonts w:eastAsia="標楷體"/>
          <w:bCs/>
          <w:sz w:val="20"/>
        </w:rPr>
        <w:t xml:space="preserve">CRSCORE++ </w:t>
      </w:r>
      <w:r w:rsidRPr="00AD1E27">
        <w:rPr>
          <w:rFonts w:eastAsia="標楷體"/>
          <w:bCs/>
          <w:sz w:val="20"/>
        </w:rPr>
        <w:t>方法的整體評估</w:t>
      </w:r>
    </w:p>
    <w:tbl>
      <w:tblPr>
        <w:tblStyle w:val="ab"/>
        <w:tblW w:w="4820" w:type="dxa"/>
        <w:jc w:val="center"/>
        <w:tblLayout w:type="fixed"/>
        <w:tblLook w:val="04A0" w:firstRow="1" w:lastRow="0" w:firstColumn="1" w:lastColumn="0" w:noHBand="0" w:noVBand="1"/>
      </w:tblPr>
      <w:tblGrid>
        <w:gridCol w:w="1271"/>
        <w:gridCol w:w="709"/>
        <w:gridCol w:w="992"/>
        <w:gridCol w:w="855"/>
        <w:gridCol w:w="993"/>
      </w:tblGrid>
      <w:tr w:rsidR="00AD4BA1" w:rsidRPr="00AD1E27" w14:paraId="4D3B6A34" w14:textId="4FAE3402" w:rsidTr="00EC50E1">
        <w:trPr>
          <w:trHeight w:val="688"/>
          <w:jc w:val="center"/>
        </w:trPr>
        <w:tc>
          <w:tcPr>
            <w:tcW w:w="1271" w:type="dxa"/>
            <w:vAlign w:val="center"/>
          </w:tcPr>
          <w:p w14:paraId="537B2F3A" w14:textId="77777777" w:rsidR="00AD4BA1" w:rsidRPr="00AD1E27" w:rsidRDefault="00AD4BA1" w:rsidP="00EC50E1">
            <w:pPr>
              <w:jc w:val="both"/>
              <w:rPr>
                <w:rFonts w:eastAsia="標楷體"/>
                <w:bCs/>
                <w:sz w:val="20"/>
              </w:rPr>
            </w:pPr>
            <w:r w:rsidRPr="00AD1E27">
              <w:rPr>
                <w:rFonts w:eastAsia="標楷體"/>
                <w:bCs/>
                <w:sz w:val="20"/>
              </w:rPr>
              <w:t>維度</w:t>
            </w:r>
          </w:p>
        </w:tc>
        <w:tc>
          <w:tcPr>
            <w:tcW w:w="709" w:type="dxa"/>
            <w:vAlign w:val="center"/>
          </w:tcPr>
          <w:p w14:paraId="37CFAA20" w14:textId="233D4493" w:rsidR="00AD4BA1" w:rsidRPr="00AD1E27" w:rsidRDefault="00AD4BA1" w:rsidP="00EC50E1">
            <w:pPr>
              <w:jc w:val="both"/>
              <w:rPr>
                <w:rFonts w:eastAsia="標楷體"/>
                <w:bCs/>
                <w:sz w:val="20"/>
              </w:rPr>
            </w:pPr>
            <w:r w:rsidRPr="00AD1E27">
              <w:rPr>
                <w:rFonts w:eastAsia="標楷體"/>
                <w:bCs/>
                <w:sz w:val="20"/>
              </w:rPr>
              <w:t>Ours</w:t>
            </w:r>
          </w:p>
        </w:tc>
        <w:tc>
          <w:tcPr>
            <w:tcW w:w="992" w:type="dxa"/>
            <w:vAlign w:val="center"/>
          </w:tcPr>
          <w:p w14:paraId="34BE503D" w14:textId="5B48B0AA" w:rsidR="00AD4BA1" w:rsidRPr="00AD1E27" w:rsidRDefault="00AD4BA1" w:rsidP="00EC50E1">
            <w:pPr>
              <w:jc w:val="both"/>
              <w:rPr>
                <w:rFonts w:eastAsia="標楷體"/>
                <w:bCs/>
                <w:sz w:val="20"/>
              </w:rPr>
            </w:pPr>
            <w:r w:rsidRPr="00AD1E27">
              <w:rPr>
                <w:rFonts w:eastAsia="標楷體"/>
                <w:bCs/>
                <w:sz w:val="20"/>
              </w:rPr>
              <w:t>CRSCORE++</w:t>
            </w:r>
          </w:p>
        </w:tc>
        <w:tc>
          <w:tcPr>
            <w:tcW w:w="855" w:type="dxa"/>
            <w:vAlign w:val="center"/>
          </w:tcPr>
          <w:p w14:paraId="52CF98B3" w14:textId="423CD741" w:rsidR="00AD4BA1" w:rsidRDefault="00AD4BA1" w:rsidP="00EC50E1">
            <w:pPr>
              <w:jc w:val="both"/>
              <w:rPr>
                <w:rFonts w:eastAsia="標楷體"/>
                <w:bCs/>
                <w:sz w:val="20"/>
              </w:rPr>
            </w:pPr>
            <w:r>
              <w:rPr>
                <w:rFonts w:eastAsia="標楷體" w:hint="eastAsia"/>
                <w:bCs/>
                <w:sz w:val="20"/>
              </w:rPr>
              <w:t>O</w:t>
            </w:r>
            <w:r>
              <w:rPr>
                <w:rFonts w:eastAsia="標楷體"/>
                <w:bCs/>
                <w:sz w:val="20"/>
              </w:rPr>
              <w:t>urs</w:t>
            </w:r>
          </w:p>
          <w:p w14:paraId="331AB53A" w14:textId="7DC005EE" w:rsidR="00AD4BA1" w:rsidRDefault="00AD4BA1" w:rsidP="00EC50E1">
            <w:pPr>
              <w:jc w:val="both"/>
              <w:rPr>
                <w:rFonts w:eastAsia="標楷體"/>
                <w:bCs/>
                <w:sz w:val="20"/>
              </w:rPr>
            </w:pPr>
            <w:r>
              <w:rPr>
                <w:rFonts w:eastAsia="標楷體" w:hint="eastAsia"/>
                <w:bCs/>
                <w:sz w:val="20"/>
              </w:rPr>
              <w:t>Q</w:t>
            </w:r>
            <w:r>
              <w:rPr>
                <w:rFonts w:eastAsia="標楷體"/>
                <w:bCs/>
                <w:sz w:val="20"/>
              </w:rPr>
              <w:t>wen3</w:t>
            </w:r>
          </w:p>
          <w:p w14:paraId="7AB009CD" w14:textId="0D30607F" w:rsidR="00AD4BA1" w:rsidRPr="00AD1E27" w:rsidRDefault="00AD4BA1" w:rsidP="00EC50E1">
            <w:pPr>
              <w:jc w:val="both"/>
              <w:rPr>
                <w:rFonts w:eastAsia="標楷體"/>
                <w:bCs/>
                <w:sz w:val="20"/>
              </w:rPr>
            </w:pPr>
            <w:r>
              <w:rPr>
                <w:rFonts w:eastAsia="標楷體" w:hint="eastAsia"/>
                <w:bCs/>
                <w:sz w:val="20"/>
              </w:rPr>
              <w:t>7</w:t>
            </w:r>
            <w:r>
              <w:rPr>
                <w:rFonts w:eastAsia="標楷體"/>
                <w:bCs/>
                <w:sz w:val="20"/>
              </w:rPr>
              <w:t>B</w:t>
            </w:r>
          </w:p>
        </w:tc>
        <w:tc>
          <w:tcPr>
            <w:tcW w:w="993" w:type="dxa"/>
            <w:vAlign w:val="center"/>
          </w:tcPr>
          <w:p w14:paraId="5D9423DB" w14:textId="77777777" w:rsidR="00AD4BA1" w:rsidRDefault="00AD4BA1" w:rsidP="00EC50E1">
            <w:pPr>
              <w:jc w:val="both"/>
              <w:rPr>
                <w:rFonts w:eastAsia="標楷體"/>
                <w:bCs/>
                <w:sz w:val="20"/>
              </w:rPr>
            </w:pPr>
            <w:r>
              <w:rPr>
                <w:rFonts w:eastAsia="標楷體" w:hint="eastAsia"/>
                <w:bCs/>
                <w:sz w:val="20"/>
              </w:rPr>
              <w:t>O</w:t>
            </w:r>
            <w:r>
              <w:rPr>
                <w:rFonts w:eastAsia="標楷體"/>
                <w:bCs/>
                <w:sz w:val="20"/>
              </w:rPr>
              <w:t>urs</w:t>
            </w:r>
          </w:p>
          <w:p w14:paraId="14C770BE" w14:textId="77777777" w:rsidR="00AD4BA1" w:rsidRDefault="00AD4BA1" w:rsidP="00EC50E1">
            <w:pPr>
              <w:jc w:val="both"/>
              <w:rPr>
                <w:rFonts w:eastAsia="標楷體"/>
                <w:bCs/>
                <w:sz w:val="20"/>
              </w:rPr>
            </w:pPr>
            <w:r>
              <w:rPr>
                <w:rFonts w:eastAsia="標楷體"/>
                <w:bCs/>
                <w:sz w:val="20"/>
              </w:rPr>
              <w:t>Qwen2.5</w:t>
            </w:r>
          </w:p>
          <w:p w14:paraId="4FAB473E" w14:textId="2160AC87" w:rsidR="00AD4BA1" w:rsidRDefault="00AD4BA1" w:rsidP="00EC50E1">
            <w:pPr>
              <w:jc w:val="both"/>
              <w:rPr>
                <w:rFonts w:eastAsia="標楷體"/>
                <w:bCs/>
                <w:sz w:val="20"/>
              </w:rPr>
            </w:pPr>
            <w:r>
              <w:rPr>
                <w:rFonts w:eastAsia="標楷體"/>
                <w:bCs/>
                <w:sz w:val="20"/>
              </w:rPr>
              <w:t>Coder</w:t>
            </w:r>
          </w:p>
          <w:p w14:paraId="690E1787" w14:textId="18823D36" w:rsidR="00AD4BA1" w:rsidRPr="00AD1E27" w:rsidRDefault="00AD4BA1" w:rsidP="00EC50E1">
            <w:pPr>
              <w:jc w:val="both"/>
              <w:rPr>
                <w:rFonts w:eastAsia="標楷體" w:hint="eastAsia"/>
                <w:bCs/>
                <w:sz w:val="20"/>
              </w:rPr>
            </w:pPr>
            <w:r>
              <w:rPr>
                <w:rFonts w:eastAsia="標楷體" w:hint="eastAsia"/>
                <w:bCs/>
                <w:sz w:val="20"/>
              </w:rPr>
              <w:t>7</w:t>
            </w:r>
            <w:r>
              <w:rPr>
                <w:rFonts w:eastAsia="標楷體"/>
                <w:bCs/>
                <w:sz w:val="20"/>
              </w:rPr>
              <w:t>B</w:t>
            </w:r>
          </w:p>
        </w:tc>
      </w:tr>
      <w:tr w:rsidR="00AD4BA1" w:rsidRPr="00AD1E27" w14:paraId="434766E5" w14:textId="5CA977F9" w:rsidTr="00EC50E1">
        <w:trPr>
          <w:trHeight w:val="688"/>
          <w:jc w:val="center"/>
        </w:trPr>
        <w:tc>
          <w:tcPr>
            <w:tcW w:w="1271" w:type="dxa"/>
            <w:vAlign w:val="center"/>
          </w:tcPr>
          <w:p w14:paraId="7B661A10" w14:textId="384E9FDC" w:rsidR="00AD4BA1" w:rsidRPr="00AD1E27" w:rsidRDefault="00AD4BA1" w:rsidP="00EC50E1">
            <w:pPr>
              <w:jc w:val="both"/>
              <w:rPr>
                <w:rFonts w:eastAsia="標楷體"/>
                <w:bCs/>
                <w:sz w:val="20"/>
              </w:rPr>
            </w:pPr>
            <w:r w:rsidRPr="00AD1E27">
              <w:rPr>
                <w:rFonts w:eastAsia="標楷體"/>
                <w:sz w:val="20"/>
              </w:rPr>
              <w:t>comprehensiveness</w:t>
            </w:r>
          </w:p>
        </w:tc>
        <w:tc>
          <w:tcPr>
            <w:tcW w:w="709" w:type="dxa"/>
            <w:vAlign w:val="center"/>
          </w:tcPr>
          <w:p w14:paraId="1702DB77" w14:textId="63624137" w:rsidR="00AD4BA1" w:rsidRPr="00AD1E27" w:rsidRDefault="00AD4BA1" w:rsidP="00EC50E1">
            <w:pPr>
              <w:jc w:val="both"/>
              <w:rPr>
                <w:rFonts w:eastAsia="標楷體"/>
                <w:b/>
                <w:bCs/>
                <w:sz w:val="20"/>
              </w:rPr>
            </w:pPr>
            <w:r w:rsidRPr="00AD1E27">
              <w:rPr>
                <w:rFonts w:eastAsia="標楷體"/>
                <w:b/>
                <w:bCs/>
                <w:sz w:val="20"/>
              </w:rPr>
              <w:t>0.86</w:t>
            </w:r>
          </w:p>
        </w:tc>
        <w:tc>
          <w:tcPr>
            <w:tcW w:w="992" w:type="dxa"/>
            <w:vAlign w:val="center"/>
          </w:tcPr>
          <w:p w14:paraId="63AA1D40" w14:textId="1F7355A4" w:rsidR="00AD4BA1" w:rsidRPr="00EC50E1" w:rsidRDefault="00AD4BA1" w:rsidP="00EC50E1">
            <w:pPr>
              <w:jc w:val="both"/>
              <w:rPr>
                <w:rFonts w:eastAsia="標楷體"/>
                <w:bCs/>
                <w:sz w:val="20"/>
              </w:rPr>
            </w:pPr>
            <w:r w:rsidRPr="00EC50E1">
              <w:rPr>
                <w:rFonts w:eastAsia="標楷體"/>
                <w:sz w:val="20"/>
              </w:rPr>
              <w:t>0.67</w:t>
            </w:r>
          </w:p>
        </w:tc>
        <w:tc>
          <w:tcPr>
            <w:tcW w:w="855" w:type="dxa"/>
            <w:vAlign w:val="center"/>
          </w:tcPr>
          <w:p w14:paraId="79B0421B" w14:textId="6AE521C8" w:rsidR="00AD4BA1" w:rsidRPr="00EC50E1" w:rsidRDefault="00AD4BA1" w:rsidP="00EC50E1">
            <w:pPr>
              <w:jc w:val="both"/>
              <w:rPr>
                <w:rFonts w:eastAsia="標楷體"/>
                <w:sz w:val="20"/>
              </w:rPr>
            </w:pPr>
            <w:r w:rsidRPr="00EC50E1">
              <w:rPr>
                <w:rFonts w:eastAsia="標楷體"/>
                <w:sz w:val="20"/>
              </w:rPr>
              <w:t>0.8</w:t>
            </w:r>
          </w:p>
        </w:tc>
        <w:tc>
          <w:tcPr>
            <w:tcW w:w="993" w:type="dxa"/>
            <w:vAlign w:val="center"/>
          </w:tcPr>
          <w:p w14:paraId="6C6C74CE" w14:textId="734DEC44" w:rsidR="00AD4BA1" w:rsidRPr="00EC50E1" w:rsidRDefault="00AD4BA1" w:rsidP="00EC50E1">
            <w:pPr>
              <w:jc w:val="both"/>
              <w:rPr>
                <w:rFonts w:eastAsia="標楷體"/>
                <w:sz w:val="20"/>
              </w:rPr>
            </w:pPr>
            <w:r w:rsidRPr="00EC50E1">
              <w:rPr>
                <w:rFonts w:eastAsia="標楷體"/>
                <w:sz w:val="20"/>
              </w:rPr>
              <w:t>0.79</w:t>
            </w:r>
          </w:p>
        </w:tc>
      </w:tr>
      <w:tr w:rsidR="00AD4BA1" w:rsidRPr="00AD1E27" w14:paraId="0E3CF691" w14:textId="17C9EB83" w:rsidTr="00EC50E1">
        <w:trPr>
          <w:trHeight w:val="688"/>
          <w:jc w:val="center"/>
        </w:trPr>
        <w:tc>
          <w:tcPr>
            <w:tcW w:w="1271" w:type="dxa"/>
            <w:vAlign w:val="center"/>
          </w:tcPr>
          <w:p w14:paraId="25434924" w14:textId="28C21C39" w:rsidR="00AD4BA1" w:rsidRPr="00AD1E27" w:rsidRDefault="00AD4BA1" w:rsidP="00EC50E1">
            <w:pPr>
              <w:jc w:val="both"/>
              <w:rPr>
                <w:rFonts w:eastAsia="標楷體"/>
                <w:bCs/>
                <w:sz w:val="20"/>
              </w:rPr>
            </w:pPr>
            <w:r w:rsidRPr="00AD1E27">
              <w:rPr>
                <w:rFonts w:eastAsia="標楷體"/>
                <w:sz w:val="20"/>
              </w:rPr>
              <w:t>conciseness</w:t>
            </w:r>
          </w:p>
        </w:tc>
        <w:tc>
          <w:tcPr>
            <w:tcW w:w="709" w:type="dxa"/>
            <w:vAlign w:val="center"/>
          </w:tcPr>
          <w:p w14:paraId="2159BDC6" w14:textId="29AE70EC" w:rsidR="00AD4BA1" w:rsidRPr="00AD1E27" w:rsidRDefault="00AD4BA1" w:rsidP="00EC50E1">
            <w:pPr>
              <w:jc w:val="both"/>
              <w:rPr>
                <w:rFonts w:eastAsia="標楷體"/>
                <w:b/>
                <w:bCs/>
                <w:sz w:val="20"/>
              </w:rPr>
            </w:pPr>
            <w:r w:rsidRPr="00AD1E27">
              <w:rPr>
                <w:rFonts w:eastAsia="標楷體"/>
                <w:b/>
                <w:bCs/>
                <w:sz w:val="20"/>
              </w:rPr>
              <w:t>0.64</w:t>
            </w:r>
          </w:p>
        </w:tc>
        <w:tc>
          <w:tcPr>
            <w:tcW w:w="992" w:type="dxa"/>
            <w:vAlign w:val="center"/>
          </w:tcPr>
          <w:p w14:paraId="0AD22AA7" w14:textId="468303F1" w:rsidR="00AD4BA1" w:rsidRPr="00EC50E1" w:rsidRDefault="00AD4BA1" w:rsidP="00EC50E1">
            <w:pPr>
              <w:jc w:val="both"/>
              <w:rPr>
                <w:rFonts w:eastAsia="標楷體"/>
                <w:bCs/>
                <w:sz w:val="20"/>
              </w:rPr>
            </w:pPr>
            <w:r w:rsidRPr="00EC50E1">
              <w:rPr>
                <w:rFonts w:eastAsia="標楷體"/>
                <w:sz w:val="20"/>
              </w:rPr>
              <w:t>0.57</w:t>
            </w:r>
          </w:p>
        </w:tc>
        <w:tc>
          <w:tcPr>
            <w:tcW w:w="855" w:type="dxa"/>
            <w:vAlign w:val="center"/>
          </w:tcPr>
          <w:p w14:paraId="609AA4A1" w14:textId="0F6DDB3A" w:rsidR="00AD4BA1" w:rsidRPr="00EC50E1" w:rsidRDefault="00AD4BA1" w:rsidP="00EC50E1">
            <w:pPr>
              <w:jc w:val="both"/>
              <w:rPr>
                <w:rFonts w:eastAsia="標楷體"/>
                <w:sz w:val="20"/>
              </w:rPr>
            </w:pPr>
            <w:r w:rsidRPr="00EC50E1">
              <w:rPr>
                <w:rFonts w:eastAsia="標楷體"/>
                <w:sz w:val="20"/>
              </w:rPr>
              <w:t>0.45</w:t>
            </w:r>
          </w:p>
        </w:tc>
        <w:tc>
          <w:tcPr>
            <w:tcW w:w="993" w:type="dxa"/>
            <w:vAlign w:val="center"/>
          </w:tcPr>
          <w:p w14:paraId="385CD0FD" w14:textId="047FF08E" w:rsidR="00AD4BA1" w:rsidRPr="00EC50E1" w:rsidRDefault="00AD4BA1" w:rsidP="00EC50E1">
            <w:pPr>
              <w:jc w:val="both"/>
              <w:rPr>
                <w:rFonts w:eastAsia="標楷體"/>
                <w:sz w:val="20"/>
              </w:rPr>
            </w:pPr>
            <w:r w:rsidRPr="00EC50E1">
              <w:rPr>
                <w:rFonts w:eastAsia="標楷體"/>
                <w:sz w:val="20"/>
              </w:rPr>
              <w:t>0.5</w:t>
            </w:r>
          </w:p>
        </w:tc>
      </w:tr>
      <w:tr w:rsidR="00AD4BA1" w:rsidRPr="00AD1E27" w14:paraId="531667EB" w14:textId="5BCA4FED" w:rsidTr="00EC50E1">
        <w:trPr>
          <w:trHeight w:val="688"/>
          <w:jc w:val="center"/>
        </w:trPr>
        <w:tc>
          <w:tcPr>
            <w:tcW w:w="1271" w:type="dxa"/>
            <w:vAlign w:val="center"/>
          </w:tcPr>
          <w:p w14:paraId="23E0D804" w14:textId="39C17892" w:rsidR="00AD4BA1" w:rsidRPr="00AD1E27" w:rsidRDefault="00AD4BA1" w:rsidP="00EC50E1">
            <w:pPr>
              <w:jc w:val="both"/>
              <w:rPr>
                <w:rFonts w:eastAsia="標楷體"/>
                <w:bCs/>
                <w:sz w:val="20"/>
              </w:rPr>
            </w:pPr>
            <w:r w:rsidRPr="00AD1E27">
              <w:rPr>
                <w:rFonts w:eastAsia="標楷體"/>
                <w:sz w:val="20"/>
              </w:rPr>
              <w:t>relevance</w:t>
            </w:r>
          </w:p>
        </w:tc>
        <w:tc>
          <w:tcPr>
            <w:tcW w:w="709" w:type="dxa"/>
            <w:vAlign w:val="center"/>
          </w:tcPr>
          <w:p w14:paraId="03CBCC33" w14:textId="325AB369" w:rsidR="00AD4BA1" w:rsidRPr="00AD1E27" w:rsidRDefault="00AD4BA1" w:rsidP="00EC50E1">
            <w:pPr>
              <w:jc w:val="both"/>
              <w:rPr>
                <w:rFonts w:eastAsia="標楷體"/>
                <w:b/>
                <w:bCs/>
                <w:sz w:val="20"/>
              </w:rPr>
            </w:pPr>
            <w:r w:rsidRPr="00AD1E27">
              <w:rPr>
                <w:rFonts w:eastAsia="標楷體"/>
                <w:b/>
                <w:bCs/>
                <w:sz w:val="20"/>
              </w:rPr>
              <w:t>0.83</w:t>
            </w:r>
          </w:p>
        </w:tc>
        <w:tc>
          <w:tcPr>
            <w:tcW w:w="992" w:type="dxa"/>
            <w:vAlign w:val="center"/>
          </w:tcPr>
          <w:p w14:paraId="3C658397" w14:textId="14395D47" w:rsidR="00AD4BA1" w:rsidRPr="00EC50E1" w:rsidRDefault="00AD4BA1" w:rsidP="00EC50E1">
            <w:pPr>
              <w:jc w:val="both"/>
              <w:rPr>
                <w:rFonts w:eastAsia="標楷體"/>
                <w:bCs/>
                <w:sz w:val="20"/>
              </w:rPr>
            </w:pPr>
            <w:r w:rsidRPr="00EC50E1">
              <w:rPr>
                <w:rFonts w:eastAsia="標楷體"/>
                <w:sz w:val="20"/>
              </w:rPr>
              <w:t>0.63</w:t>
            </w:r>
          </w:p>
        </w:tc>
        <w:tc>
          <w:tcPr>
            <w:tcW w:w="855" w:type="dxa"/>
            <w:vAlign w:val="center"/>
          </w:tcPr>
          <w:p w14:paraId="558A7988" w14:textId="3B3C18B4" w:rsidR="00AD4BA1" w:rsidRPr="00EC50E1" w:rsidRDefault="00AD4BA1" w:rsidP="00EC50E1">
            <w:pPr>
              <w:jc w:val="both"/>
              <w:rPr>
                <w:rFonts w:eastAsia="標楷體"/>
                <w:sz w:val="20"/>
              </w:rPr>
            </w:pPr>
            <w:r w:rsidRPr="00EC50E1">
              <w:rPr>
                <w:rFonts w:eastAsia="標楷體"/>
                <w:sz w:val="20"/>
              </w:rPr>
              <w:t>0.66</w:t>
            </w:r>
          </w:p>
        </w:tc>
        <w:tc>
          <w:tcPr>
            <w:tcW w:w="993" w:type="dxa"/>
            <w:vAlign w:val="center"/>
          </w:tcPr>
          <w:p w14:paraId="7B692504" w14:textId="0B8C962C" w:rsidR="00AD4BA1" w:rsidRPr="00EC50E1" w:rsidRDefault="00AD4BA1" w:rsidP="00EC50E1">
            <w:pPr>
              <w:jc w:val="both"/>
              <w:rPr>
                <w:rFonts w:eastAsia="標楷體"/>
                <w:sz w:val="20"/>
              </w:rPr>
            </w:pPr>
            <w:r w:rsidRPr="00EC50E1">
              <w:rPr>
                <w:rFonts w:eastAsia="標楷體"/>
                <w:sz w:val="20"/>
              </w:rPr>
              <w:t>0.66</w:t>
            </w:r>
          </w:p>
        </w:tc>
      </w:tr>
    </w:tbl>
    <w:p w14:paraId="3019A026" w14:textId="77777777" w:rsidR="005873F0" w:rsidRDefault="005873F0" w:rsidP="00AD4BA1">
      <w:pPr>
        <w:ind w:firstLineChars="200" w:firstLine="400"/>
        <w:jc w:val="center"/>
        <w:rPr>
          <w:rFonts w:ascii="標楷體" w:eastAsia="標楷體" w:hAnsi="標楷體"/>
          <w:sz w:val="20"/>
        </w:rPr>
      </w:pPr>
    </w:p>
    <w:p w14:paraId="3FF33835" w14:textId="77777777" w:rsidR="005873F0" w:rsidRDefault="005873F0" w:rsidP="005873F0">
      <w:pPr>
        <w:ind w:firstLineChars="200" w:firstLine="400"/>
        <w:jc w:val="both"/>
        <w:rPr>
          <w:ins w:id="20" w:author="冠穎 陳" w:date="2026-04-30T14:16:00Z"/>
          <w:rFonts w:ascii="標楷體" w:eastAsia="標楷體" w:hAnsi="標楷體"/>
          <w:sz w:val="20"/>
        </w:rPr>
      </w:pPr>
    </w:p>
    <w:p w14:paraId="181D29BA" w14:textId="77777777" w:rsidR="005873F0" w:rsidRDefault="000B365D" w:rsidP="005873F0">
      <w:pPr>
        <w:ind w:firstLineChars="200" w:firstLine="400"/>
        <w:jc w:val="both"/>
        <w:rPr>
          <w:ins w:id="21" w:author="冠穎 陳" w:date="2026-04-30T14:16:00Z"/>
          <w:rFonts w:eastAsia="標楷體"/>
          <w:sz w:val="20"/>
        </w:rPr>
      </w:pPr>
      <w:r>
        <w:rPr>
          <w:rFonts w:ascii="標楷體" w:eastAsia="標楷體" w:hAnsi="標楷體"/>
          <w:sz w:val="20"/>
        </w:rPr>
        <w:t>本表以</w:t>
      </w:r>
      <w:r>
        <w:rPr>
          <w:rFonts w:eastAsia="標楷體"/>
          <w:sz w:val="20"/>
        </w:rPr>
        <w:t xml:space="preserve"> CRSCORE++ </w:t>
      </w:r>
      <w:r>
        <w:rPr>
          <w:rFonts w:ascii="標楷體" w:eastAsia="標楷體" w:hAnsi="標楷體"/>
          <w:sz w:val="20"/>
        </w:rPr>
        <w:t>方法在</w:t>
      </w:r>
    </w:p>
    <w:p w14:paraId="1471E296" w14:textId="31D684C9" w:rsidR="005F7A93" w:rsidRDefault="000B365D" w:rsidP="00AD4BA1">
      <w:pPr>
        <w:jc w:val="both"/>
        <w:rPr>
          <w:rFonts w:ascii="標楷體" w:eastAsia="標楷體" w:hAnsi="標楷體"/>
          <w:sz w:val="20"/>
        </w:rPr>
      </w:pPr>
      <w:r>
        <w:rPr>
          <w:rFonts w:eastAsia="標楷體"/>
          <w:sz w:val="20"/>
        </w:rPr>
        <w:t>comprehensiveness</w:t>
      </w:r>
      <w:r>
        <w:rPr>
          <w:rFonts w:ascii="標楷體" w:eastAsia="標楷體" w:hAnsi="標楷體"/>
          <w:sz w:val="20"/>
        </w:rPr>
        <w:t>、</w:t>
      </w:r>
      <w:r>
        <w:rPr>
          <w:rFonts w:eastAsia="標楷體"/>
          <w:sz w:val="20"/>
        </w:rPr>
        <w:t>conciseness</w:t>
      </w:r>
      <w:r>
        <w:rPr>
          <w:rFonts w:ascii="標楷體" w:eastAsia="標楷體" w:hAnsi="標楷體"/>
          <w:sz w:val="20"/>
        </w:rPr>
        <w:t>、</w:t>
      </w:r>
      <w:r>
        <w:rPr>
          <w:rFonts w:eastAsia="標楷體"/>
          <w:sz w:val="20"/>
        </w:rPr>
        <w:t xml:space="preserve">relevance </w:t>
      </w:r>
      <w:r>
        <w:rPr>
          <w:rFonts w:ascii="標楷體" w:eastAsia="標楷體" w:hAnsi="標楷體"/>
          <w:sz w:val="20"/>
        </w:rPr>
        <w:t>三個面向上比較本研究方法（</w:t>
      </w:r>
      <w:r>
        <w:rPr>
          <w:rFonts w:eastAsia="標楷體"/>
          <w:sz w:val="20"/>
        </w:rPr>
        <w:t>Ours</w:t>
      </w:r>
      <w:r>
        <w:rPr>
          <w:rFonts w:ascii="標楷體" w:eastAsia="標楷體" w:hAnsi="標楷體"/>
          <w:sz w:val="20"/>
        </w:rPr>
        <w:t>）與</w:t>
      </w:r>
      <w:r>
        <w:rPr>
          <w:rFonts w:eastAsia="標楷體"/>
          <w:sz w:val="20"/>
        </w:rPr>
        <w:t xml:space="preserve"> CRSCORE++ </w:t>
      </w:r>
      <w:r>
        <w:rPr>
          <w:rFonts w:ascii="標楷體" w:eastAsia="標楷體" w:hAnsi="標楷體"/>
          <w:sz w:val="20"/>
        </w:rPr>
        <w:t>基線的整體表現</w:t>
      </w:r>
      <w:r>
        <w:rPr>
          <w:rFonts w:eastAsia="標楷體"/>
          <w:sz w:val="20"/>
        </w:rPr>
        <w:t>,</w:t>
      </w:r>
      <w:r>
        <w:rPr>
          <w:rFonts w:ascii="標楷體" w:eastAsia="標楷體" w:hAnsi="標楷體"/>
          <w:sz w:val="20"/>
        </w:rPr>
        <w:t>用以驗證本研究多階段框架在涵蓋度、精煉度與相關性上的提升幅度。</w:t>
      </w:r>
    </w:p>
    <w:p w14:paraId="4077B915" w14:textId="1CE589A2" w:rsidR="0013465F" w:rsidRPr="00194AC0" w:rsidRDefault="0013465F" w:rsidP="002F5088">
      <w:pPr>
        <w:rPr>
          <w:rFonts w:eastAsia="標楷體"/>
          <w:bCs/>
          <w:sz w:val="20"/>
        </w:rPr>
      </w:pPr>
    </w:p>
    <w:p w14:paraId="192D424E" w14:textId="1DFDF35C" w:rsidR="00CA3EAA" w:rsidRPr="00AD1E27" w:rsidRDefault="00827DE9" w:rsidP="00CA3EAA">
      <w:pPr>
        <w:jc w:val="center"/>
        <w:rPr>
          <w:rFonts w:eastAsia="標楷體"/>
          <w:bCs/>
          <w:sz w:val="20"/>
        </w:rPr>
      </w:pPr>
      <w:r w:rsidRPr="00AD1E27">
        <w:rPr>
          <w:rFonts w:eastAsia="標楷體"/>
          <w:bCs/>
          <w:sz w:val="20"/>
        </w:rPr>
        <w:t>表</w:t>
      </w:r>
      <w:r w:rsidR="00DC4D32" w:rsidRPr="00AD1E27">
        <w:rPr>
          <w:rFonts w:eastAsia="標楷體"/>
          <w:bCs/>
          <w:sz w:val="20"/>
        </w:rPr>
        <w:t>2</w:t>
      </w:r>
      <w:r w:rsidR="002F782E" w:rsidRPr="00AD1E27">
        <w:rPr>
          <w:rFonts w:eastAsia="標楷體"/>
          <w:bCs/>
          <w:sz w:val="20"/>
        </w:rPr>
        <w:t xml:space="preserve"> </w:t>
      </w:r>
      <w:r w:rsidR="00700AB1" w:rsidRPr="00AD1E27">
        <w:rPr>
          <w:rFonts w:eastAsia="標楷體"/>
          <w:bCs/>
          <w:sz w:val="20"/>
        </w:rPr>
        <w:t>提示詞設計比較</w:t>
      </w:r>
      <w:r w:rsidR="00CA3EAA" w:rsidRPr="00AD1E27">
        <w:rPr>
          <w:rFonts w:eastAsia="標楷體"/>
          <w:bCs/>
          <w:sz w:val="20"/>
        </w:rPr>
        <w:t xml:space="preserve"> (LLM </w:t>
      </w:r>
      <w:r w:rsidR="00CA3EAA" w:rsidRPr="00AD1E27">
        <w:rPr>
          <w:rFonts w:eastAsia="標楷體"/>
          <w:bCs/>
          <w:sz w:val="20"/>
        </w:rPr>
        <w:t>評分</w:t>
      </w:r>
      <w:r w:rsidR="00CA3EAA" w:rsidRPr="00AD1E27">
        <w:rPr>
          <w:rFonts w:eastAsia="標楷體"/>
          <w:bCs/>
          <w:sz w:val="20"/>
        </w:rPr>
        <w:t>)</w:t>
      </w:r>
    </w:p>
    <w:tbl>
      <w:tblPr>
        <w:tblStyle w:val="ab"/>
        <w:tblW w:w="4497" w:type="dxa"/>
        <w:jc w:val="center"/>
        <w:tblLayout w:type="fixed"/>
        <w:tblLook w:val="04A0" w:firstRow="1" w:lastRow="0" w:firstColumn="1" w:lastColumn="0" w:noHBand="0" w:noVBand="1"/>
      </w:tblPr>
      <w:tblGrid>
        <w:gridCol w:w="1496"/>
        <w:gridCol w:w="1050"/>
        <w:gridCol w:w="1050"/>
        <w:gridCol w:w="901"/>
      </w:tblGrid>
      <w:tr w:rsidR="00CA3EAA" w:rsidRPr="00AD1E27" w14:paraId="79E356D7" w14:textId="77777777" w:rsidTr="007B3B08">
        <w:trPr>
          <w:trHeight w:val="695"/>
          <w:jc w:val="center"/>
        </w:trPr>
        <w:tc>
          <w:tcPr>
            <w:tcW w:w="1496" w:type="dxa"/>
            <w:vAlign w:val="center"/>
          </w:tcPr>
          <w:p w14:paraId="6C419CD6" w14:textId="1AD28372" w:rsidR="00700AB1" w:rsidRPr="00AD1E27" w:rsidRDefault="00700AB1" w:rsidP="00700AB1">
            <w:pPr>
              <w:jc w:val="center"/>
              <w:rPr>
                <w:rFonts w:eastAsia="標楷體"/>
                <w:bCs/>
                <w:sz w:val="20"/>
              </w:rPr>
            </w:pPr>
            <w:bookmarkStart w:id="22" w:name="_Hlk226658811"/>
            <w:r w:rsidRPr="00AD1E27">
              <w:rPr>
                <w:rFonts w:eastAsia="標楷體"/>
                <w:bCs/>
                <w:sz w:val="20"/>
              </w:rPr>
              <w:t>維度</w:t>
            </w:r>
          </w:p>
        </w:tc>
        <w:tc>
          <w:tcPr>
            <w:tcW w:w="1050" w:type="dxa"/>
            <w:vAlign w:val="center"/>
          </w:tcPr>
          <w:p w14:paraId="297DED5B" w14:textId="3D9160AB" w:rsidR="00700AB1" w:rsidRPr="00AD1E27" w:rsidRDefault="00700AB1" w:rsidP="00700AB1">
            <w:pPr>
              <w:jc w:val="center"/>
              <w:rPr>
                <w:rFonts w:eastAsia="標楷體"/>
                <w:bCs/>
                <w:sz w:val="20"/>
              </w:rPr>
            </w:pPr>
            <w:r w:rsidRPr="00AD1E27">
              <w:rPr>
                <w:rFonts w:eastAsia="標楷體"/>
                <w:bCs/>
                <w:sz w:val="20"/>
              </w:rPr>
              <w:t>微</w:t>
            </w:r>
            <w:r w:rsidR="00CA3EAA" w:rsidRPr="00AD1E27">
              <w:rPr>
                <w:rFonts w:eastAsia="標楷體"/>
                <w:bCs/>
                <w:sz w:val="20"/>
              </w:rPr>
              <w:t>調模型</w:t>
            </w:r>
            <w:r w:rsidRPr="00AD1E27">
              <w:rPr>
                <w:rFonts w:eastAsia="標楷體"/>
                <w:bCs/>
                <w:sz w:val="20"/>
              </w:rPr>
              <w:t>跟提示詞設計</w:t>
            </w:r>
          </w:p>
        </w:tc>
        <w:tc>
          <w:tcPr>
            <w:tcW w:w="1050" w:type="dxa"/>
            <w:vAlign w:val="center"/>
          </w:tcPr>
          <w:p w14:paraId="3A01F397" w14:textId="3C5E53C6" w:rsidR="00700AB1" w:rsidRPr="00AD1E27" w:rsidRDefault="00700AB1" w:rsidP="00CA3EAA">
            <w:pPr>
              <w:jc w:val="center"/>
              <w:rPr>
                <w:rFonts w:eastAsia="標楷體"/>
                <w:bCs/>
                <w:sz w:val="20"/>
              </w:rPr>
            </w:pPr>
            <w:r w:rsidRPr="00AD1E27">
              <w:rPr>
                <w:rFonts w:eastAsia="標楷體"/>
                <w:bCs/>
                <w:sz w:val="20"/>
              </w:rPr>
              <w:t>單提示詞</w:t>
            </w:r>
            <w:r w:rsidR="00CA3EAA" w:rsidRPr="00AD1E27">
              <w:rPr>
                <w:rFonts w:eastAsia="標楷體"/>
                <w:bCs/>
                <w:sz w:val="20"/>
              </w:rPr>
              <w:t>微調後模型</w:t>
            </w:r>
          </w:p>
        </w:tc>
        <w:tc>
          <w:tcPr>
            <w:tcW w:w="901" w:type="dxa"/>
            <w:vAlign w:val="center"/>
          </w:tcPr>
          <w:p w14:paraId="2C2A9D5A" w14:textId="52B72506" w:rsidR="00700AB1" w:rsidRPr="00AD1E27" w:rsidRDefault="00700AB1" w:rsidP="00700AB1">
            <w:pPr>
              <w:jc w:val="center"/>
              <w:rPr>
                <w:rFonts w:eastAsia="標楷體"/>
                <w:bCs/>
                <w:sz w:val="20"/>
              </w:rPr>
            </w:pPr>
            <w:r w:rsidRPr="00AD1E27">
              <w:rPr>
                <w:rFonts w:eastAsia="標楷體"/>
                <w:bCs/>
                <w:sz w:val="20"/>
              </w:rPr>
              <w:t>基礎模型跟提示詞設計</w:t>
            </w:r>
          </w:p>
        </w:tc>
      </w:tr>
      <w:tr w:rsidR="00CA3EAA" w:rsidRPr="00AD1E27" w14:paraId="059D8980" w14:textId="77777777" w:rsidTr="007B3B08">
        <w:trPr>
          <w:trHeight w:val="695"/>
          <w:jc w:val="center"/>
        </w:trPr>
        <w:tc>
          <w:tcPr>
            <w:tcW w:w="1496" w:type="dxa"/>
            <w:vAlign w:val="center"/>
          </w:tcPr>
          <w:p w14:paraId="21876B72" w14:textId="1229760C" w:rsidR="00700AB1" w:rsidRPr="00AD1E27" w:rsidRDefault="00700AB1" w:rsidP="00700AB1">
            <w:pPr>
              <w:jc w:val="center"/>
              <w:rPr>
                <w:rFonts w:eastAsia="標楷體"/>
                <w:bCs/>
                <w:sz w:val="20"/>
              </w:rPr>
            </w:pPr>
            <w:r w:rsidRPr="00AD1E27">
              <w:rPr>
                <w:rFonts w:eastAsia="標楷體"/>
                <w:bCs/>
                <w:sz w:val="20"/>
              </w:rPr>
              <w:t>Readability</w:t>
            </w:r>
          </w:p>
        </w:tc>
        <w:tc>
          <w:tcPr>
            <w:tcW w:w="1050" w:type="dxa"/>
            <w:vAlign w:val="center"/>
          </w:tcPr>
          <w:p w14:paraId="4078F0F4" w14:textId="649678FD" w:rsidR="00700AB1" w:rsidRPr="00AD1E27" w:rsidRDefault="00700AB1" w:rsidP="00700AB1">
            <w:pPr>
              <w:jc w:val="center"/>
              <w:rPr>
                <w:rFonts w:eastAsia="標楷體"/>
                <w:b/>
                <w:sz w:val="20"/>
              </w:rPr>
            </w:pPr>
            <w:r w:rsidRPr="00AD1E27">
              <w:rPr>
                <w:rFonts w:eastAsia="標楷體"/>
                <w:b/>
                <w:sz w:val="20"/>
              </w:rPr>
              <w:t>92</w:t>
            </w:r>
          </w:p>
        </w:tc>
        <w:tc>
          <w:tcPr>
            <w:tcW w:w="1050" w:type="dxa"/>
            <w:vAlign w:val="center"/>
          </w:tcPr>
          <w:p w14:paraId="043539EB" w14:textId="14AF5EB2" w:rsidR="00700AB1" w:rsidRPr="00AD1E27" w:rsidRDefault="00700AB1" w:rsidP="00700AB1">
            <w:pPr>
              <w:jc w:val="center"/>
              <w:rPr>
                <w:rFonts w:eastAsia="標楷體"/>
                <w:bCs/>
                <w:sz w:val="20"/>
              </w:rPr>
            </w:pPr>
            <w:r w:rsidRPr="00AD1E27">
              <w:rPr>
                <w:rFonts w:eastAsia="標楷體"/>
                <w:bCs/>
                <w:sz w:val="20"/>
              </w:rPr>
              <w:t>88</w:t>
            </w:r>
          </w:p>
        </w:tc>
        <w:tc>
          <w:tcPr>
            <w:tcW w:w="901" w:type="dxa"/>
            <w:vAlign w:val="center"/>
          </w:tcPr>
          <w:p w14:paraId="6331B945" w14:textId="018635CA" w:rsidR="00700AB1" w:rsidRPr="00AD1E27" w:rsidRDefault="00700AB1" w:rsidP="00700AB1">
            <w:pPr>
              <w:jc w:val="center"/>
              <w:rPr>
                <w:rFonts w:eastAsia="標楷體"/>
                <w:bCs/>
                <w:sz w:val="20"/>
              </w:rPr>
            </w:pPr>
            <w:r w:rsidRPr="00AD1E27">
              <w:rPr>
                <w:rFonts w:eastAsia="標楷體"/>
                <w:bCs/>
                <w:sz w:val="20"/>
              </w:rPr>
              <w:t>92</w:t>
            </w:r>
          </w:p>
        </w:tc>
      </w:tr>
      <w:tr w:rsidR="00CA3EAA" w:rsidRPr="00AD1E27" w14:paraId="0EBC76B2" w14:textId="77777777" w:rsidTr="007B3B08">
        <w:trPr>
          <w:trHeight w:val="695"/>
          <w:jc w:val="center"/>
        </w:trPr>
        <w:tc>
          <w:tcPr>
            <w:tcW w:w="1496" w:type="dxa"/>
            <w:vAlign w:val="center"/>
          </w:tcPr>
          <w:p w14:paraId="2CD51145" w14:textId="09712071" w:rsidR="00700AB1" w:rsidRPr="00AD1E27" w:rsidRDefault="00700AB1" w:rsidP="00700AB1">
            <w:pPr>
              <w:jc w:val="center"/>
              <w:rPr>
                <w:rFonts w:eastAsia="標楷體"/>
                <w:bCs/>
                <w:sz w:val="20"/>
              </w:rPr>
            </w:pPr>
            <w:r w:rsidRPr="00AD1E27">
              <w:rPr>
                <w:rFonts w:eastAsia="標楷體"/>
                <w:bCs/>
                <w:sz w:val="20"/>
              </w:rPr>
              <w:t>Maintainability</w:t>
            </w:r>
          </w:p>
        </w:tc>
        <w:tc>
          <w:tcPr>
            <w:tcW w:w="1050" w:type="dxa"/>
            <w:vAlign w:val="center"/>
          </w:tcPr>
          <w:p w14:paraId="47808E8C" w14:textId="7BAC6A22" w:rsidR="00700AB1" w:rsidRPr="00AD1E27" w:rsidRDefault="00700AB1" w:rsidP="00700AB1">
            <w:pPr>
              <w:jc w:val="center"/>
              <w:rPr>
                <w:rFonts w:eastAsia="標楷體"/>
                <w:b/>
                <w:sz w:val="20"/>
              </w:rPr>
            </w:pPr>
            <w:r w:rsidRPr="00AD1E27">
              <w:rPr>
                <w:rFonts w:eastAsia="標楷體"/>
                <w:b/>
                <w:sz w:val="20"/>
              </w:rPr>
              <w:t>95</w:t>
            </w:r>
          </w:p>
        </w:tc>
        <w:tc>
          <w:tcPr>
            <w:tcW w:w="1050" w:type="dxa"/>
            <w:vAlign w:val="center"/>
          </w:tcPr>
          <w:p w14:paraId="3716662E" w14:textId="26D0A23D" w:rsidR="00700AB1" w:rsidRPr="00AD1E27" w:rsidRDefault="00700AB1" w:rsidP="00700AB1">
            <w:pPr>
              <w:jc w:val="center"/>
              <w:rPr>
                <w:rFonts w:eastAsia="標楷體"/>
                <w:bCs/>
                <w:sz w:val="20"/>
              </w:rPr>
            </w:pPr>
            <w:r w:rsidRPr="00AD1E27">
              <w:rPr>
                <w:rFonts w:eastAsia="標楷體"/>
                <w:bCs/>
                <w:sz w:val="20"/>
              </w:rPr>
              <w:t>85</w:t>
            </w:r>
          </w:p>
        </w:tc>
        <w:tc>
          <w:tcPr>
            <w:tcW w:w="901" w:type="dxa"/>
            <w:vAlign w:val="center"/>
          </w:tcPr>
          <w:p w14:paraId="05043D9E" w14:textId="2EB58C1A" w:rsidR="00700AB1" w:rsidRPr="00AD1E27" w:rsidRDefault="00700AB1" w:rsidP="00700AB1">
            <w:pPr>
              <w:jc w:val="center"/>
              <w:rPr>
                <w:rFonts w:eastAsia="標楷體"/>
                <w:bCs/>
                <w:sz w:val="20"/>
              </w:rPr>
            </w:pPr>
            <w:r w:rsidRPr="00AD1E27">
              <w:rPr>
                <w:rFonts w:eastAsia="標楷體"/>
                <w:bCs/>
                <w:sz w:val="20"/>
              </w:rPr>
              <w:t>95</w:t>
            </w:r>
          </w:p>
        </w:tc>
      </w:tr>
      <w:bookmarkEnd w:id="22"/>
      <w:tr w:rsidR="00CA3EAA" w:rsidRPr="00AD1E27" w14:paraId="156B9B39" w14:textId="77777777" w:rsidTr="007B3B08">
        <w:trPr>
          <w:trHeight w:val="695"/>
          <w:jc w:val="center"/>
        </w:trPr>
        <w:tc>
          <w:tcPr>
            <w:tcW w:w="1496" w:type="dxa"/>
            <w:vAlign w:val="center"/>
          </w:tcPr>
          <w:p w14:paraId="42E2B924" w14:textId="3A6567B9" w:rsidR="00700AB1" w:rsidRPr="00AD1E27" w:rsidRDefault="00700AB1" w:rsidP="00700AB1">
            <w:pPr>
              <w:jc w:val="center"/>
              <w:rPr>
                <w:rFonts w:eastAsia="標楷體"/>
                <w:bCs/>
                <w:sz w:val="20"/>
              </w:rPr>
            </w:pPr>
            <w:r w:rsidRPr="00AD1E27">
              <w:rPr>
                <w:rFonts w:eastAsia="標楷體"/>
                <w:bCs/>
                <w:sz w:val="20"/>
              </w:rPr>
              <w:t>Correctness</w:t>
            </w:r>
          </w:p>
        </w:tc>
        <w:tc>
          <w:tcPr>
            <w:tcW w:w="1050" w:type="dxa"/>
            <w:vAlign w:val="center"/>
          </w:tcPr>
          <w:p w14:paraId="7D050BCC" w14:textId="20708D98" w:rsidR="00700AB1" w:rsidRPr="00AD1E27" w:rsidRDefault="00700AB1" w:rsidP="00700AB1">
            <w:pPr>
              <w:jc w:val="center"/>
              <w:rPr>
                <w:rFonts w:eastAsia="標楷體"/>
                <w:b/>
                <w:sz w:val="20"/>
              </w:rPr>
            </w:pPr>
            <w:r w:rsidRPr="00AD1E27">
              <w:rPr>
                <w:rFonts w:eastAsia="標楷體"/>
                <w:b/>
                <w:sz w:val="20"/>
              </w:rPr>
              <w:t>98</w:t>
            </w:r>
          </w:p>
        </w:tc>
        <w:tc>
          <w:tcPr>
            <w:tcW w:w="1050" w:type="dxa"/>
            <w:vAlign w:val="center"/>
          </w:tcPr>
          <w:p w14:paraId="409D2EF8" w14:textId="2CECD441" w:rsidR="00700AB1" w:rsidRPr="00AD1E27" w:rsidRDefault="00700AB1" w:rsidP="00700AB1">
            <w:pPr>
              <w:jc w:val="center"/>
              <w:rPr>
                <w:rFonts w:eastAsia="標楷體"/>
                <w:bCs/>
                <w:sz w:val="20"/>
              </w:rPr>
            </w:pPr>
            <w:r w:rsidRPr="00AD1E27">
              <w:rPr>
                <w:rFonts w:eastAsia="標楷體"/>
                <w:bCs/>
                <w:sz w:val="20"/>
              </w:rPr>
              <w:t>82</w:t>
            </w:r>
          </w:p>
        </w:tc>
        <w:tc>
          <w:tcPr>
            <w:tcW w:w="901" w:type="dxa"/>
            <w:vAlign w:val="center"/>
          </w:tcPr>
          <w:p w14:paraId="0EE57FFC" w14:textId="1502460B" w:rsidR="00700AB1" w:rsidRPr="00AD1E27" w:rsidRDefault="00700AB1" w:rsidP="00700AB1">
            <w:pPr>
              <w:jc w:val="center"/>
              <w:rPr>
                <w:rFonts w:eastAsia="標楷體"/>
                <w:bCs/>
                <w:sz w:val="20"/>
              </w:rPr>
            </w:pPr>
            <w:r w:rsidRPr="00AD1E27">
              <w:rPr>
                <w:rFonts w:eastAsia="標楷體"/>
                <w:bCs/>
                <w:sz w:val="20"/>
              </w:rPr>
              <w:t>98</w:t>
            </w:r>
          </w:p>
        </w:tc>
      </w:tr>
      <w:tr w:rsidR="00CA3EAA" w:rsidRPr="00AD1E27" w14:paraId="738E230F" w14:textId="77777777" w:rsidTr="007B3B08">
        <w:trPr>
          <w:trHeight w:val="695"/>
          <w:jc w:val="center"/>
        </w:trPr>
        <w:tc>
          <w:tcPr>
            <w:tcW w:w="1496" w:type="dxa"/>
            <w:vAlign w:val="center"/>
          </w:tcPr>
          <w:p w14:paraId="4152F0F6" w14:textId="0B49C84A" w:rsidR="00700AB1" w:rsidRPr="00AD1E27" w:rsidRDefault="00700AB1" w:rsidP="00700AB1">
            <w:pPr>
              <w:jc w:val="center"/>
              <w:rPr>
                <w:rFonts w:eastAsia="標楷體"/>
                <w:bCs/>
                <w:sz w:val="20"/>
              </w:rPr>
            </w:pPr>
            <w:r w:rsidRPr="00AD1E27">
              <w:rPr>
                <w:rFonts w:eastAsia="標楷體"/>
                <w:bCs/>
                <w:sz w:val="20"/>
              </w:rPr>
              <w:t>Multi-Review Coverage</w:t>
            </w:r>
          </w:p>
        </w:tc>
        <w:tc>
          <w:tcPr>
            <w:tcW w:w="1050" w:type="dxa"/>
            <w:vAlign w:val="center"/>
          </w:tcPr>
          <w:p w14:paraId="06A2535A" w14:textId="18F4C1C9" w:rsidR="00700AB1" w:rsidRPr="00AD1E27" w:rsidRDefault="00700AB1" w:rsidP="00700AB1">
            <w:pPr>
              <w:jc w:val="center"/>
              <w:rPr>
                <w:rFonts w:eastAsia="標楷體"/>
                <w:b/>
                <w:sz w:val="20"/>
              </w:rPr>
            </w:pPr>
            <w:r w:rsidRPr="00AD1E27">
              <w:rPr>
                <w:rFonts w:eastAsia="標楷體"/>
                <w:b/>
                <w:sz w:val="20"/>
              </w:rPr>
              <w:t>96</w:t>
            </w:r>
          </w:p>
        </w:tc>
        <w:tc>
          <w:tcPr>
            <w:tcW w:w="1050" w:type="dxa"/>
            <w:vAlign w:val="center"/>
          </w:tcPr>
          <w:p w14:paraId="7F106FCE" w14:textId="14979024" w:rsidR="00700AB1" w:rsidRPr="00AD1E27" w:rsidRDefault="00700AB1" w:rsidP="00700AB1">
            <w:pPr>
              <w:jc w:val="center"/>
              <w:rPr>
                <w:rFonts w:eastAsia="標楷體"/>
                <w:bCs/>
                <w:sz w:val="20"/>
              </w:rPr>
            </w:pPr>
            <w:r w:rsidRPr="00AD1E27">
              <w:rPr>
                <w:rFonts w:eastAsia="標楷體"/>
                <w:bCs/>
                <w:sz w:val="20"/>
              </w:rPr>
              <w:t>90</w:t>
            </w:r>
          </w:p>
        </w:tc>
        <w:tc>
          <w:tcPr>
            <w:tcW w:w="901" w:type="dxa"/>
            <w:vAlign w:val="center"/>
          </w:tcPr>
          <w:p w14:paraId="25F2ED81" w14:textId="79FA8C6B" w:rsidR="00700AB1" w:rsidRPr="00AD1E27" w:rsidRDefault="00700AB1" w:rsidP="00700AB1">
            <w:pPr>
              <w:jc w:val="center"/>
              <w:rPr>
                <w:rFonts w:eastAsia="標楷體"/>
                <w:bCs/>
                <w:sz w:val="20"/>
              </w:rPr>
            </w:pPr>
            <w:r w:rsidRPr="00AD1E27">
              <w:rPr>
                <w:rFonts w:eastAsia="標楷體"/>
                <w:bCs/>
                <w:sz w:val="20"/>
              </w:rPr>
              <w:t>94</w:t>
            </w:r>
          </w:p>
        </w:tc>
      </w:tr>
      <w:tr w:rsidR="00CA3EAA" w:rsidRPr="00AD1E27" w14:paraId="7D0B09AC" w14:textId="77777777" w:rsidTr="007B3B08">
        <w:trPr>
          <w:trHeight w:val="695"/>
          <w:jc w:val="center"/>
        </w:trPr>
        <w:tc>
          <w:tcPr>
            <w:tcW w:w="1496" w:type="dxa"/>
            <w:vAlign w:val="center"/>
          </w:tcPr>
          <w:p w14:paraId="7C92EED5" w14:textId="1DD41AD2" w:rsidR="00700AB1" w:rsidRPr="00AD1E27" w:rsidRDefault="00700AB1" w:rsidP="00700AB1">
            <w:pPr>
              <w:jc w:val="center"/>
              <w:rPr>
                <w:rFonts w:eastAsia="標楷體"/>
                <w:bCs/>
                <w:sz w:val="20"/>
              </w:rPr>
            </w:pPr>
            <w:r w:rsidRPr="00AD1E27">
              <w:rPr>
                <w:rFonts w:eastAsia="標楷體"/>
                <w:bCs/>
                <w:sz w:val="20"/>
              </w:rPr>
              <w:t>conciseness</w:t>
            </w:r>
          </w:p>
        </w:tc>
        <w:tc>
          <w:tcPr>
            <w:tcW w:w="1050" w:type="dxa"/>
            <w:vAlign w:val="center"/>
          </w:tcPr>
          <w:p w14:paraId="4ED5F726" w14:textId="00BAED07" w:rsidR="00700AB1" w:rsidRPr="00AD1E27" w:rsidRDefault="00700AB1" w:rsidP="00700AB1">
            <w:pPr>
              <w:jc w:val="center"/>
              <w:rPr>
                <w:rFonts w:eastAsia="標楷體"/>
                <w:b/>
                <w:sz w:val="20"/>
              </w:rPr>
            </w:pPr>
            <w:r w:rsidRPr="00AD1E27">
              <w:rPr>
                <w:rFonts w:eastAsia="標楷體"/>
                <w:b/>
                <w:sz w:val="20"/>
              </w:rPr>
              <w:t>100</w:t>
            </w:r>
          </w:p>
        </w:tc>
        <w:tc>
          <w:tcPr>
            <w:tcW w:w="1050" w:type="dxa"/>
            <w:vAlign w:val="center"/>
          </w:tcPr>
          <w:p w14:paraId="3500AF39" w14:textId="15817658" w:rsidR="00700AB1" w:rsidRPr="00AD1E27" w:rsidRDefault="00700AB1" w:rsidP="00700AB1">
            <w:pPr>
              <w:jc w:val="center"/>
              <w:rPr>
                <w:rFonts w:eastAsia="標楷體"/>
                <w:bCs/>
                <w:sz w:val="20"/>
              </w:rPr>
            </w:pPr>
            <w:r w:rsidRPr="00AD1E27">
              <w:rPr>
                <w:rFonts w:eastAsia="標楷體"/>
                <w:bCs/>
                <w:sz w:val="20"/>
              </w:rPr>
              <w:t>78</w:t>
            </w:r>
          </w:p>
        </w:tc>
        <w:tc>
          <w:tcPr>
            <w:tcW w:w="901" w:type="dxa"/>
            <w:vAlign w:val="center"/>
          </w:tcPr>
          <w:p w14:paraId="2BE14B1B" w14:textId="777486A1" w:rsidR="00700AB1" w:rsidRPr="00AD1E27" w:rsidRDefault="00700AB1" w:rsidP="00700AB1">
            <w:pPr>
              <w:jc w:val="center"/>
              <w:rPr>
                <w:rFonts w:eastAsia="標楷體"/>
                <w:bCs/>
                <w:sz w:val="20"/>
              </w:rPr>
            </w:pPr>
            <w:r w:rsidRPr="00AD1E27">
              <w:rPr>
                <w:rFonts w:eastAsia="標楷體"/>
                <w:bCs/>
                <w:sz w:val="20"/>
              </w:rPr>
              <w:t>100</w:t>
            </w:r>
          </w:p>
        </w:tc>
      </w:tr>
    </w:tbl>
    <w:p w14:paraId="700E42DF" w14:textId="734A7361" w:rsidR="005F7A93" w:rsidRDefault="000B365D" w:rsidP="00EC50E1">
      <w:pPr>
        <w:ind w:firstLineChars="200" w:firstLine="400"/>
        <w:jc w:val="both"/>
        <w:rPr>
          <w:ins w:id="23" w:author="冠穎 陳" w:date="2026-04-30T00:16:00Z"/>
          <w:rFonts w:ascii="標楷體" w:eastAsia="標楷體" w:hAnsi="標楷體"/>
          <w:sz w:val="20"/>
        </w:rPr>
      </w:pPr>
      <w:r>
        <w:rPr>
          <w:rFonts w:ascii="標楷體" w:eastAsia="標楷體" w:hAnsi="標楷體"/>
          <w:sz w:val="20"/>
        </w:rPr>
        <w:t>本表以</w:t>
      </w:r>
      <w:r>
        <w:rPr>
          <w:rFonts w:eastAsia="標楷體"/>
          <w:sz w:val="20"/>
        </w:rPr>
        <w:t xml:space="preserve"> LLM </w:t>
      </w:r>
      <w:r>
        <w:rPr>
          <w:rFonts w:ascii="標楷體" w:eastAsia="標楷體" w:hAnsi="標楷體"/>
          <w:sz w:val="20"/>
        </w:rPr>
        <w:t>評分為基準</w:t>
      </w:r>
      <w:r>
        <w:rPr>
          <w:rFonts w:eastAsia="標楷體"/>
          <w:sz w:val="20"/>
        </w:rPr>
        <w:t>,</w:t>
      </w:r>
      <w:r>
        <w:rPr>
          <w:rFonts w:ascii="標楷體" w:eastAsia="標楷體" w:hAnsi="標楷體"/>
          <w:sz w:val="20"/>
        </w:rPr>
        <w:t>比較三種設定組合：完整方法</w:t>
      </w:r>
      <w:r>
        <w:rPr>
          <w:rFonts w:eastAsia="標楷體"/>
          <w:sz w:val="20"/>
        </w:rPr>
        <w:t>(</w:t>
      </w:r>
      <w:r>
        <w:rPr>
          <w:rFonts w:ascii="標楷體" w:eastAsia="標楷體" w:hAnsi="標楷體"/>
          <w:sz w:val="20"/>
        </w:rPr>
        <w:t>微調模型</w:t>
      </w:r>
      <w:r>
        <w:rPr>
          <w:rFonts w:eastAsia="標楷體"/>
          <w:sz w:val="20"/>
        </w:rPr>
        <w:t xml:space="preserve"> + </w:t>
      </w:r>
      <w:r>
        <w:rPr>
          <w:rFonts w:ascii="標楷體" w:eastAsia="標楷體" w:hAnsi="標楷體"/>
          <w:sz w:val="20"/>
        </w:rPr>
        <w:t>多階段提示詞</w:t>
      </w:r>
      <w:r>
        <w:rPr>
          <w:rFonts w:eastAsia="標楷體"/>
          <w:sz w:val="20"/>
        </w:rPr>
        <w:t>)</w:t>
      </w:r>
      <w:r>
        <w:rPr>
          <w:rFonts w:ascii="標楷體" w:eastAsia="標楷體" w:hAnsi="標楷體"/>
          <w:sz w:val="20"/>
        </w:rPr>
        <w:t>、單一提示詞微調後模型</w:t>
      </w:r>
      <w:r>
        <w:rPr>
          <w:rFonts w:eastAsia="標楷體"/>
          <w:sz w:val="20"/>
        </w:rPr>
        <w:t>,</w:t>
      </w:r>
      <w:r>
        <w:rPr>
          <w:rFonts w:ascii="標楷體" w:eastAsia="標楷體" w:hAnsi="標楷體"/>
          <w:sz w:val="20"/>
        </w:rPr>
        <w:t>以及未微調的基礎模型搭配多階段提示詞</w:t>
      </w:r>
      <w:r>
        <w:rPr>
          <w:rFonts w:eastAsia="標楷體"/>
          <w:sz w:val="20"/>
        </w:rPr>
        <w:t>,</w:t>
      </w:r>
      <w:r>
        <w:rPr>
          <w:rFonts w:ascii="標楷體" w:eastAsia="標楷體" w:hAnsi="標楷體"/>
          <w:sz w:val="20"/>
        </w:rPr>
        <w:t>用以拆解微調與提示詞設計各自對審查品質的貢獻。</w:t>
      </w:r>
    </w:p>
    <w:p w14:paraId="0A39583D" w14:textId="77777777" w:rsidR="00256690" w:rsidRDefault="00256690">
      <w:pPr>
        <w:ind w:firstLineChars="200" w:firstLine="400"/>
        <w:rPr>
          <w:rFonts w:ascii="標楷體" w:eastAsia="標楷體" w:hAnsi="標楷體"/>
          <w:sz w:val="20"/>
        </w:rPr>
      </w:pPr>
    </w:p>
    <w:p w14:paraId="7384133C" w14:textId="2D016D7A" w:rsidR="00CA3EAA" w:rsidRPr="00AD1E27" w:rsidRDefault="00CA3EAA" w:rsidP="00CA3EAA">
      <w:pPr>
        <w:jc w:val="center"/>
        <w:rPr>
          <w:rFonts w:eastAsia="標楷體"/>
          <w:bCs/>
          <w:sz w:val="20"/>
        </w:rPr>
      </w:pPr>
      <w:r w:rsidRPr="00AD1E27">
        <w:rPr>
          <w:rFonts w:eastAsia="標楷體"/>
          <w:bCs/>
          <w:sz w:val="20"/>
        </w:rPr>
        <w:t>表</w:t>
      </w:r>
      <w:r w:rsidR="00DC4D32" w:rsidRPr="00AD1E27">
        <w:rPr>
          <w:rFonts w:eastAsia="標楷體"/>
          <w:bCs/>
          <w:sz w:val="20"/>
        </w:rPr>
        <w:t>3</w:t>
      </w:r>
      <w:r w:rsidRPr="00AD1E27">
        <w:rPr>
          <w:rFonts w:eastAsia="標楷體"/>
          <w:bCs/>
          <w:sz w:val="20"/>
        </w:rPr>
        <w:t xml:space="preserve"> </w:t>
      </w:r>
      <w:r w:rsidRPr="00AD1E27">
        <w:rPr>
          <w:rFonts w:eastAsia="標楷體"/>
          <w:bCs/>
          <w:sz w:val="20"/>
        </w:rPr>
        <w:t>提示詞設計比較</w:t>
      </w:r>
      <w:r w:rsidRPr="00AD1E27">
        <w:rPr>
          <w:rFonts w:eastAsia="標楷體"/>
          <w:bCs/>
          <w:sz w:val="20"/>
        </w:rPr>
        <w:t xml:space="preserve"> (</w:t>
      </w:r>
      <w:r w:rsidRPr="00AD1E27">
        <w:rPr>
          <w:rFonts w:eastAsia="標楷體"/>
          <w:bCs/>
          <w:sz w:val="20"/>
        </w:rPr>
        <w:t>人工評分</w:t>
      </w:r>
      <w:r w:rsidRPr="00AD1E27">
        <w:rPr>
          <w:rFonts w:eastAsia="標楷體"/>
          <w:bCs/>
          <w:sz w:val="20"/>
        </w:rPr>
        <w:t>)</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02FB77BC" w14:textId="77777777" w:rsidTr="00940339">
        <w:trPr>
          <w:trHeight w:val="690"/>
          <w:jc w:val="center"/>
        </w:trPr>
        <w:tc>
          <w:tcPr>
            <w:tcW w:w="1271" w:type="dxa"/>
            <w:vAlign w:val="center"/>
          </w:tcPr>
          <w:p w14:paraId="2CE2EA3F" w14:textId="77777777" w:rsidR="00CA3EAA" w:rsidRPr="00AD1E27" w:rsidRDefault="00CA3EAA" w:rsidP="00940339">
            <w:pPr>
              <w:jc w:val="center"/>
              <w:rPr>
                <w:rFonts w:eastAsia="標楷體"/>
                <w:bCs/>
                <w:sz w:val="20"/>
              </w:rPr>
            </w:pPr>
            <w:r w:rsidRPr="00AD1E27">
              <w:rPr>
                <w:rFonts w:eastAsia="標楷體"/>
                <w:bCs/>
                <w:sz w:val="20"/>
              </w:rPr>
              <w:t>維度</w:t>
            </w:r>
          </w:p>
        </w:tc>
        <w:tc>
          <w:tcPr>
            <w:tcW w:w="992" w:type="dxa"/>
            <w:vAlign w:val="center"/>
          </w:tcPr>
          <w:p w14:paraId="184139B2" w14:textId="77777777" w:rsidR="00CA3EAA" w:rsidRPr="00AD1E27" w:rsidRDefault="00CA3EAA" w:rsidP="00940339">
            <w:pPr>
              <w:jc w:val="center"/>
              <w:rPr>
                <w:rFonts w:eastAsia="標楷體"/>
                <w:bCs/>
                <w:sz w:val="20"/>
              </w:rPr>
            </w:pPr>
            <w:r w:rsidRPr="00AD1E27">
              <w:rPr>
                <w:rFonts w:eastAsia="標楷體"/>
                <w:bCs/>
                <w:sz w:val="20"/>
              </w:rPr>
              <w:t>微調模型跟提示詞設計</w:t>
            </w:r>
          </w:p>
        </w:tc>
        <w:tc>
          <w:tcPr>
            <w:tcW w:w="993" w:type="dxa"/>
            <w:vAlign w:val="center"/>
          </w:tcPr>
          <w:p w14:paraId="194F2E18" w14:textId="77777777" w:rsidR="00CA3EAA" w:rsidRPr="00AD1E27" w:rsidRDefault="00CA3EAA" w:rsidP="00940339">
            <w:pPr>
              <w:jc w:val="center"/>
              <w:rPr>
                <w:rFonts w:eastAsia="標楷體"/>
                <w:bCs/>
                <w:sz w:val="20"/>
              </w:rPr>
            </w:pPr>
            <w:r w:rsidRPr="00AD1E27">
              <w:rPr>
                <w:rFonts w:eastAsia="標楷體"/>
                <w:bCs/>
                <w:sz w:val="20"/>
              </w:rPr>
              <w:t>單提示詞微調後模型</w:t>
            </w:r>
          </w:p>
        </w:tc>
        <w:tc>
          <w:tcPr>
            <w:tcW w:w="992" w:type="dxa"/>
            <w:vAlign w:val="center"/>
          </w:tcPr>
          <w:p w14:paraId="0DA80CB0" w14:textId="77777777" w:rsidR="00CA3EAA" w:rsidRPr="00AD1E27" w:rsidRDefault="00CA3EAA" w:rsidP="00940339">
            <w:pPr>
              <w:jc w:val="center"/>
              <w:rPr>
                <w:rFonts w:eastAsia="標楷體"/>
                <w:bCs/>
                <w:sz w:val="20"/>
              </w:rPr>
            </w:pPr>
            <w:r w:rsidRPr="00AD1E27">
              <w:rPr>
                <w:rFonts w:eastAsia="標楷體"/>
                <w:bCs/>
                <w:sz w:val="20"/>
              </w:rPr>
              <w:t>基礎模型跟提示詞設計</w:t>
            </w:r>
          </w:p>
        </w:tc>
      </w:tr>
      <w:tr w:rsidR="00CA3EAA" w:rsidRPr="00AD1E27" w14:paraId="7EFE0FFF" w14:textId="77777777" w:rsidTr="00CA3EAA">
        <w:trPr>
          <w:trHeight w:val="690"/>
          <w:jc w:val="center"/>
        </w:trPr>
        <w:tc>
          <w:tcPr>
            <w:tcW w:w="1271" w:type="dxa"/>
            <w:vAlign w:val="center"/>
          </w:tcPr>
          <w:p w14:paraId="042D18D4" w14:textId="77777777" w:rsidR="00CA3EAA" w:rsidRPr="00AD1E27" w:rsidRDefault="00CA3EAA" w:rsidP="00CA3EAA">
            <w:pPr>
              <w:jc w:val="center"/>
              <w:rPr>
                <w:rFonts w:eastAsia="標楷體"/>
                <w:bCs/>
                <w:sz w:val="20"/>
              </w:rPr>
            </w:pPr>
            <w:r w:rsidRPr="00AD1E27">
              <w:rPr>
                <w:rFonts w:eastAsia="標楷體"/>
                <w:bCs/>
                <w:sz w:val="20"/>
              </w:rPr>
              <w:t>Readability</w:t>
            </w:r>
          </w:p>
        </w:tc>
        <w:tc>
          <w:tcPr>
            <w:tcW w:w="992" w:type="dxa"/>
            <w:vAlign w:val="center"/>
          </w:tcPr>
          <w:p w14:paraId="511E32F7" w14:textId="394B7454" w:rsidR="00CA3EAA" w:rsidRPr="00AD1E27" w:rsidRDefault="00CA3EAA" w:rsidP="00CA3EAA">
            <w:pPr>
              <w:jc w:val="center"/>
              <w:rPr>
                <w:rFonts w:eastAsia="標楷體"/>
                <w:color w:val="FF0000"/>
                <w:sz w:val="20"/>
              </w:rPr>
            </w:pPr>
            <w:r w:rsidRPr="00AD1E27">
              <w:rPr>
                <w:rFonts w:eastAsia="標楷體"/>
                <w:sz w:val="20"/>
              </w:rPr>
              <w:t>83.50</w:t>
            </w:r>
          </w:p>
        </w:tc>
        <w:tc>
          <w:tcPr>
            <w:tcW w:w="993" w:type="dxa"/>
            <w:vAlign w:val="center"/>
          </w:tcPr>
          <w:p w14:paraId="0E96162D" w14:textId="7A7C3BCE" w:rsidR="00CA3EAA" w:rsidRPr="00AD1E27" w:rsidRDefault="00CA3EAA" w:rsidP="00CA3EAA">
            <w:pPr>
              <w:jc w:val="center"/>
              <w:rPr>
                <w:rFonts w:eastAsia="標楷體"/>
                <w:sz w:val="20"/>
              </w:rPr>
            </w:pPr>
            <w:r w:rsidRPr="00AD1E27">
              <w:rPr>
                <w:rFonts w:eastAsia="標楷體"/>
                <w:sz w:val="20"/>
              </w:rPr>
              <w:t>85.25</w:t>
            </w:r>
          </w:p>
        </w:tc>
        <w:tc>
          <w:tcPr>
            <w:tcW w:w="992" w:type="dxa"/>
            <w:vAlign w:val="center"/>
          </w:tcPr>
          <w:p w14:paraId="2EDD687B" w14:textId="29E3403B" w:rsidR="00CA3EAA" w:rsidRPr="00AD1E27" w:rsidRDefault="00CA3EAA" w:rsidP="00CA3EAA">
            <w:pPr>
              <w:jc w:val="center"/>
              <w:rPr>
                <w:rFonts w:eastAsia="標楷體"/>
                <w:b/>
                <w:bCs/>
                <w:sz w:val="20"/>
              </w:rPr>
            </w:pPr>
            <w:r w:rsidRPr="00AD1E27">
              <w:rPr>
                <w:rFonts w:eastAsia="標楷體"/>
                <w:b/>
                <w:bCs/>
                <w:sz w:val="20"/>
              </w:rPr>
              <w:t>84.63</w:t>
            </w:r>
          </w:p>
        </w:tc>
      </w:tr>
      <w:tr w:rsidR="00CA3EAA" w:rsidRPr="00AD1E27" w14:paraId="3A8E8ECF" w14:textId="77777777" w:rsidTr="00CA3EAA">
        <w:trPr>
          <w:trHeight w:val="690"/>
          <w:jc w:val="center"/>
        </w:trPr>
        <w:tc>
          <w:tcPr>
            <w:tcW w:w="1271" w:type="dxa"/>
            <w:vAlign w:val="center"/>
          </w:tcPr>
          <w:p w14:paraId="73B89741" w14:textId="77777777" w:rsidR="00CA3EAA" w:rsidRPr="00AD1E27" w:rsidRDefault="00CA3EAA" w:rsidP="00CA3EAA">
            <w:pPr>
              <w:jc w:val="center"/>
              <w:rPr>
                <w:rFonts w:eastAsia="標楷體"/>
                <w:bCs/>
                <w:sz w:val="20"/>
              </w:rPr>
            </w:pPr>
            <w:r w:rsidRPr="00AD1E27">
              <w:rPr>
                <w:rFonts w:eastAsia="標楷體"/>
                <w:bCs/>
                <w:sz w:val="20"/>
              </w:rPr>
              <w:t>Maintainability</w:t>
            </w:r>
          </w:p>
        </w:tc>
        <w:tc>
          <w:tcPr>
            <w:tcW w:w="992" w:type="dxa"/>
            <w:vAlign w:val="center"/>
          </w:tcPr>
          <w:p w14:paraId="0B8F8EEE" w14:textId="74E04F7D" w:rsidR="00CA3EAA" w:rsidRPr="00AD1E27" w:rsidRDefault="00CA3EAA" w:rsidP="00CA3EAA">
            <w:pPr>
              <w:jc w:val="center"/>
              <w:rPr>
                <w:rFonts w:eastAsia="標楷體"/>
                <w:b/>
                <w:bCs/>
                <w:color w:val="FF0000"/>
                <w:sz w:val="20"/>
              </w:rPr>
            </w:pPr>
            <w:r w:rsidRPr="00AD1E27">
              <w:rPr>
                <w:rFonts w:eastAsia="標楷體"/>
                <w:b/>
                <w:bCs/>
                <w:sz w:val="20"/>
              </w:rPr>
              <w:t>86.25</w:t>
            </w:r>
          </w:p>
        </w:tc>
        <w:tc>
          <w:tcPr>
            <w:tcW w:w="993" w:type="dxa"/>
            <w:vAlign w:val="center"/>
          </w:tcPr>
          <w:p w14:paraId="1D6AECBF" w14:textId="64994E4F" w:rsidR="00CA3EAA" w:rsidRPr="00AD1E27" w:rsidRDefault="00CA3EAA" w:rsidP="00CA3EAA">
            <w:pPr>
              <w:jc w:val="center"/>
              <w:rPr>
                <w:rFonts w:eastAsia="標楷體"/>
                <w:sz w:val="20"/>
              </w:rPr>
            </w:pPr>
            <w:r w:rsidRPr="00AD1E27">
              <w:rPr>
                <w:rFonts w:eastAsia="標楷體"/>
                <w:sz w:val="20"/>
              </w:rPr>
              <w:t>79.88</w:t>
            </w:r>
          </w:p>
        </w:tc>
        <w:tc>
          <w:tcPr>
            <w:tcW w:w="992" w:type="dxa"/>
            <w:vAlign w:val="center"/>
          </w:tcPr>
          <w:p w14:paraId="2A091C47" w14:textId="1222D0AB" w:rsidR="00CA3EAA" w:rsidRPr="00AD1E27" w:rsidRDefault="00CA3EAA" w:rsidP="00CA3EAA">
            <w:pPr>
              <w:jc w:val="center"/>
              <w:rPr>
                <w:rFonts w:eastAsia="標楷體"/>
                <w:sz w:val="20"/>
              </w:rPr>
            </w:pPr>
            <w:r w:rsidRPr="00AD1E27">
              <w:rPr>
                <w:rFonts w:eastAsia="標楷體"/>
                <w:sz w:val="20"/>
              </w:rPr>
              <w:t>84.88</w:t>
            </w:r>
          </w:p>
        </w:tc>
      </w:tr>
      <w:tr w:rsidR="00CA3EAA" w:rsidRPr="00AD1E27" w14:paraId="071C677B" w14:textId="77777777" w:rsidTr="00CA3EAA">
        <w:trPr>
          <w:trHeight w:val="690"/>
          <w:jc w:val="center"/>
        </w:trPr>
        <w:tc>
          <w:tcPr>
            <w:tcW w:w="1271" w:type="dxa"/>
            <w:vAlign w:val="center"/>
          </w:tcPr>
          <w:p w14:paraId="0A096BD3" w14:textId="77777777" w:rsidR="00CA3EAA" w:rsidRPr="00AD1E27" w:rsidRDefault="00CA3EAA" w:rsidP="00CA3EAA">
            <w:pPr>
              <w:jc w:val="center"/>
              <w:rPr>
                <w:rFonts w:eastAsia="標楷體"/>
                <w:bCs/>
                <w:sz w:val="20"/>
              </w:rPr>
            </w:pPr>
            <w:r w:rsidRPr="00AD1E27">
              <w:rPr>
                <w:rFonts w:eastAsia="標楷體"/>
                <w:bCs/>
                <w:sz w:val="20"/>
              </w:rPr>
              <w:t>Correctness</w:t>
            </w:r>
          </w:p>
        </w:tc>
        <w:tc>
          <w:tcPr>
            <w:tcW w:w="992" w:type="dxa"/>
            <w:vAlign w:val="center"/>
          </w:tcPr>
          <w:p w14:paraId="267A4237" w14:textId="7A4315C3" w:rsidR="00CA3EAA" w:rsidRPr="00AD1E27" w:rsidRDefault="00CA3EAA" w:rsidP="00CA3EAA">
            <w:pPr>
              <w:jc w:val="center"/>
              <w:rPr>
                <w:rFonts w:eastAsia="標楷體"/>
                <w:b/>
                <w:bCs/>
                <w:color w:val="FF0000"/>
                <w:sz w:val="20"/>
              </w:rPr>
            </w:pPr>
            <w:r w:rsidRPr="00AD1E27">
              <w:rPr>
                <w:rFonts w:eastAsia="標楷體"/>
                <w:b/>
                <w:bCs/>
                <w:sz w:val="20"/>
              </w:rPr>
              <w:t>87.75</w:t>
            </w:r>
          </w:p>
        </w:tc>
        <w:tc>
          <w:tcPr>
            <w:tcW w:w="993" w:type="dxa"/>
            <w:vAlign w:val="center"/>
          </w:tcPr>
          <w:p w14:paraId="3B4AF32D" w14:textId="7A6FCAD4" w:rsidR="00CA3EAA" w:rsidRPr="00AD1E27" w:rsidRDefault="00CA3EAA" w:rsidP="00CA3EAA">
            <w:pPr>
              <w:jc w:val="center"/>
              <w:rPr>
                <w:rFonts w:eastAsia="標楷體"/>
                <w:sz w:val="20"/>
              </w:rPr>
            </w:pPr>
            <w:r w:rsidRPr="00AD1E27">
              <w:rPr>
                <w:rFonts w:eastAsia="標楷體"/>
                <w:sz w:val="20"/>
              </w:rPr>
              <w:t>80.75</w:t>
            </w:r>
          </w:p>
        </w:tc>
        <w:tc>
          <w:tcPr>
            <w:tcW w:w="992" w:type="dxa"/>
            <w:vAlign w:val="center"/>
          </w:tcPr>
          <w:p w14:paraId="455FCBDB" w14:textId="49ABD1BA" w:rsidR="00CA3EAA" w:rsidRPr="00AD1E27" w:rsidRDefault="00CA3EAA" w:rsidP="00CA3EAA">
            <w:pPr>
              <w:jc w:val="center"/>
              <w:rPr>
                <w:rFonts w:eastAsia="標楷體"/>
                <w:sz w:val="20"/>
              </w:rPr>
            </w:pPr>
            <w:r w:rsidRPr="00AD1E27">
              <w:rPr>
                <w:rFonts w:eastAsia="標楷體"/>
                <w:sz w:val="20"/>
              </w:rPr>
              <w:t>86.38</w:t>
            </w:r>
          </w:p>
        </w:tc>
      </w:tr>
      <w:tr w:rsidR="00CA3EAA" w:rsidRPr="00AD1E27" w14:paraId="00900BF5" w14:textId="77777777" w:rsidTr="00CA3EAA">
        <w:trPr>
          <w:trHeight w:val="690"/>
          <w:jc w:val="center"/>
        </w:trPr>
        <w:tc>
          <w:tcPr>
            <w:tcW w:w="1271" w:type="dxa"/>
            <w:vAlign w:val="center"/>
          </w:tcPr>
          <w:p w14:paraId="67BA81C5" w14:textId="77777777" w:rsidR="00CA3EAA" w:rsidRPr="00AD1E27" w:rsidRDefault="00CA3EAA" w:rsidP="00CA3EAA">
            <w:pPr>
              <w:jc w:val="center"/>
              <w:rPr>
                <w:rFonts w:eastAsia="標楷體"/>
                <w:bCs/>
                <w:sz w:val="20"/>
              </w:rPr>
            </w:pPr>
            <w:r w:rsidRPr="00AD1E27">
              <w:rPr>
                <w:rFonts w:eastAsia="標楷體"/>
                <w:bCs/>
                <w:sz w:val="20"/>
              </w:rPr>
              <w:t>Multi-Review Coverage</w:t>
            </w:r>
          </w:p>
        </w:tc>
        <w:tc>
          <w:tcPr>
            <w:tcW w:w="992" w:type="dxa"/>
            <w:vAlign w:val="center"/>
          </w:tcPr>
          <w:p w14:paraId="79114339" w14:textId="6DDC8B9B" w:rsidR="00CA3EAA" w:rsidRPr="00AD1E27" w:rsidRDefault="00CA3EAA" w:rsidP="00CA3EAA">
            <w:pPr>
              <w:jc w:val="center"/>
              <w:rPr>
                <w:rFonts w:eastAsia="標楷體"/>
                <w:color w:val="FF0000"/>
                <w:sz w:val="20"/>
              </w:rPr>
            </w:pPr>
            <w:r w:rsidRPr="00AD1E27">
              <w:rPr>
                <w:rFonts w:eastAsia="標楷體"/>
                <w:sz w:val="20"/>
              </w:rPr>
              <w:t>86.25</w:t>
            </w:r>
          </w:p>
        </w:tc>
        <w:tc>
          <w:tcPr>
            <w:tcW w:w="993" w:type="dxa"/>
            <w:vAlign w:val="center"/>
          </w:tcPr>
          <w:p w14:paraId="264CC7B0" w14:textId="7CB860F5" w:rsidR="00CA3EAA" w:rsidRPr="00AD1E27" w:rsidRDefault="00CA3EAA" w:rsidP="00CA3EAA">
            <w:pPr>
              <w:jc w:val="center"/>
              <w:rPr>
                <w:rFonts w:eastAsia="標楷體"/>
                <w:sz w:val="20"/>
              </w:rPr>
            </w:pPr>
            <w:r w:rsidRPr="00AD1E27">
              <w:rPr>
                <w:rFonts w:eastAsia="標楷體"/>
                <w:sz w:val="20"/>
              </w:rPr>
              <w:t>74.13</w:t>
            </w:r>
          </w:p>
        </w:tc>
        <w:tc>
          <w:tcPr>
            <w:tcW w:w="992" w:type="dxa"/>
            <w:vAlign w:val="center"/>
          </w:tcPr>
          <w:p w14:paraId="6A9566A7" w14:textId="25E22CB0" w:rsidR="00CA3EAA" w:rsidRPr="00AD1E27" w:rsidRDefault="00CA3EAA" w:rsidP="00CA3EAA">
            <w:pPr>
              <w:jc w:val="center"/>
              <w:rPr>
                <w:rFonts w:eastAsia="標楷體"/>
                <w:b/>
                <w:bCs/>
                <w:sz w:val="20"/>
              </w:rPr>
            </w:pPr>
            <w:r w:rsidRPr="00AD1E27">
              <w:rPr>
                <w:rFonts w:eastAsia="標楷體"/>
                <w:b/>
                <w:bCs/>
                <w:sz w:val="20"/>
              </w:rPr>
              <w:t>86.38</w:t>
            </w:r>
          </w:p>
        </w:tc>
      </w:tr>
      <w:tr w:rsidR="00CA3EAA" w:rsidRPr="00AD1E27" w14:paraId="7855DFBD" w14:textId="77777777" w:rsidTr="00CA3EAA">
        <w:trPr>
          <w:trHeight w:val="690"/>
          <w:jc w:val="center"/>
        </w:trPr>
        <w:tc>
          <w:tcPr>
            <w:tcW w:w="1271" w:type="dxa"/>
            <w:vAlign w:val="center"/>
          </w:tcPr>
          <w:p w14:paraId="31277013" w14:textId="77777777" w:rsidR="00CA3EAA" w:rsidRPr="00AD1E27" w:rsidRDefault="00CA3EAA" w:rsidP="00CA3EAA">
            <w:pPr>
              <w:jc w:val="center"/>
              <w:rPr>
                <w:rFonts w:eastAsia="標楷體"/>
                <w:bCs/>
                <w:sz w:val="20"/>
              </w:rPr>
            </w:pPr>
            <w:r w:rsidRPr="00AD1E27">
              <w:rPr>
                <w:rFonts w:eastAsia="標楷體"/>
                <w:bCs/>
                <w:sz w:val="20"/>
              </w:rPr>
              <w:t>conciseness</w:t>
            </w:r>
          </w:p>
        </w:tc>
        <w:tc>
          <w:tcPr>
            <w:tcW w:w="992" w:type="dxa"/>
            <w:vAlign w:val="center"/>
          </w:tcPr>
          <w:p w14:paraId="510359FA" w14:textId="1F6342B9" w:rsidR="00CA3EAA" w:rsidRPr="00AD1E27" w:rsidRDefault="00CA3EAA" w:rsidP="00CA3EAA">
            <w:pPr>
              <w:jc w:val="center"/>
              <w:rPr>
                <w:rFonts w:eastAsia="標楷體"/>
                <w:color w:val="FF0000"/>
                <w:sz w:val="20"/>
              </w:rPr>
            </w:pPr>
            <w:r w:rsidRPr="00AD1E27">
              <w:rPr>
                <w:rFonts w:eastAsia="標楷體"/>
                <w:sz w:val="20"/>
              </w:rPr>
              <w:t>84.25</w:t>
            </w:r>
          </w:p>
        </w:tc>
        <w:tc>
          <w:tcPr>
            <w:tcW w:w="993" w:type="dxa"/>
            <w:vAlign w:val="center"/>
          </w:tcPr>
          <w:p w14:paraId="089F9F55" w14:textId="06315DC4" w:rsidR="00CA3EAA" w:rsidRPr="00AD1E27" w:rsidRDefault="00CA3EAA" w:rsidP="00CA3EAA">
            <w:pPr>
              <w:jc w:val="center"/>
              <w:rPr>
                <w:rFonts w:eastAsia="標楷體"/>
                <w:sz w:val="20"/>
              </w:rPr>
            </w:pPr>
            <w:r w:rsidRPr="00AD1E27">
              <w:rPr>
                <w:rFonts w:eastAsia="標楷體"/>
                <w:sz w:val="20"/>
              </w:rPr>
              <w:t>76.25</w:t>
            </w:r>
          </w:p>
        </w:tc>
        <w:tc>
          <w:tcPr>
            <w:tcW w:w="992" w:type="dxa"/>
            <w:vAlign w:val="center"/>
          </w:tcPr>
          <w:p w14:paraId="6EB03108" w14:textId="549B2B60" w:rsidR="00CA3EAA" w:rsidRPr="00AD1E27" w:rsidRDefault="00CA3EAA" w:rsidP="00CA3EAA">
            <w:pPr>
              <w:jc w:val="center"/>
              <w:rPr>
                <w:rFonts w:eastAsia="標楷體"/>
                <w:b/>
                <w:bCs/>
                <w:sz w:val="20"/>
              </w:rPr>
            </w:pPr>
            <w:r w:rsidRPr="00AD1E27">
              <w:rPr>
                <w:rFonts w:eastAsia="標楷體"/>
                <w:b/>
                <w:bCs/>
                <w:sz w:val="20"/>
              </w:rPr>
              <w:t>84.</w:t>
            </w:r>
            <w:commentRangeStart w:id="24"/>
            <w:r w:rsidRPr="00AD1E27">
              <w:rPr>
                <w:rFonts w:eastAsia="標楷體"/>
                <w:b/>
                <w:bCs/>
                <w:sz w:val="20"/>
              </w:rPr>
              <w:t>75</w:t>
            </w:r>
            <w:commentRangeEnd w:id="24"/>
            <w:r w:rsidR="009427D5">
              <w:rPr>
                <w:rStyle w:val="ad"/>
              </w:rPr>
              <w:commentReference w:id="24"/>
            </w:r>
          </w:p>
        </w:tc>
      </w:tr>
    </w:tbl>
    <w:p w14:paraId="1B81062E" w14:textId="6538BCC2" w:rsidR="005F7A93" w:rsidRDefault="005C0480" w:rsidP="00EC50E1">
      <w:pPr>
        <w:jc w:val="both"/>
        <w:rPr>
          <w:ins w:id="25" w:author="冠穎 陳" w:date="2026-04-30T00:12:00Z"/>
          <w:rFonts w:ascii="標楷體" w:eastAsia="標楷體" w:hAnsi="標楷體"/>
          <w:sz w:val="20"/>
        </w:rPr>
      </w:pPr>
      <w:r>
        <w:rPr>
          <w:rFonts w:ascii="標楷體" w:eastAsia="標楷體" w:hAnsi="標楷體" w:hint="eastAsia"/>
          <w:sz w:val="20"/>
        </w:rPr>
        <w:t xml:space="preserve">　　</w:t>
      </w:r>
      <w:r w:rsidR="000B365D">
        <w:rPr>
          <w:rFonts w:ascii="標楷體" w:eastAsia="標楷體" w:hAnsi="標楷體"/>
          <w:sz w:val="20"/>
        </w:rPr>
        <w:t>本表以人工評分重複表</w:t>
      </w:r>
      <w:r w:rsidR="000B365D">
        <w:rPr>
          <w:rFonts w:eastAsia="標楷體"/>
          <w:sz w:val="20"/>
        </w:rPr>
        <w:t xml:space="preserve"> 2 </w:t>
      </w:r>
      <w:r w:rsidR="000B365D">
        <w:rPr>
          <w:rFonts w:ascii="標楷體" w:eastAsia="標楷體" w:hAnsi="標楷體"/>
          <w:sz w:val="20"/>
        </w:rPr>
        <w:t>之三種設定組合的比較</w:t>
      </w:r>
      <w:r w:rsidR="000B365D">
        <w:rPr>
          <w:rFonts w:eastAsia="標楷體"/>
          <w:sz w:val="20"/>
        </w:rPr>
        <w:t>,</w:t>
      </w:r>
      <w:r w:rsidR="000B365D">
        <w:rPr>
          <w:rFonts w:ascii="標楷體" w:eastAsia="標楷體" w:hAnsi="標楷體"/>
          <w:sz w:val="20"/>
        </w:rPr>
        <w:t>作為</w:t>
      </w:r>
      <w:r w:rsidR="000B365D">
        <w:rPr>
          <w:rFonts w:eastAsia="標楷體"/>
          <w:sz w:val="20"/>
        </w:rPr>
        <w:t xml:space="preserve"> LLM </w:t>
      </w:r>
      <w:r w:rsidR="000B365D">
        <w:rPr>
          <w:rFonts w:ascii="標楷體" w:eastAsia="標楷體" w:hAnsi="標楷體"/>
          <w:sz w:val="20"/>
        </w:rPr>
        <w:t>評分的交叉驗證</w:t>
      </w:r>
      <w:r w:rsidR="000B365D">
        <w:rPr>
          <w:rFonts w:eastAsia="標楷體"/>
          <w:sz w:val="20"/>
        </w:rPr>
        <w:t>,</w:t>
      </w:r>
      <w:r w:rsidR="000B365D">
        <w:rPr>
          <w:rFonts w:ascii="標楷體" w:eastAsia="標楷體" w:hAnsi="標楷體"/>
          <w:sz w:val="20"/>
        </w:rPr>
        <w:t>並補強需要深層判斷的維度</w:t>
      </w:r>
      <w:r w:rsidR="000B365D">
        <w:rPr>
          <w:rFonts w:eastAsia="標楷體"/>
          <w:sz w:val="20"/>
        </w:rPr>
        <w:t>(</w:t>
      </w:r>
      <w:r w:rsidR="000B365D">
        <w:rPr>
          <w:rFonts w:ascii="標楷體" w:eastAsia="標楷體" w:hAnsi="標楷體"/>
          <w:sz w:val="20"/>
        </w:rPr>
        <w:t>如</w:t>
      </w:r>
      <w:r w:rsidR="000B365D">
        <w:rPr>
          <w:rFonts w:eastAsia="標楷體"/>
          <w:sz w:val="20"/>
        </w:rPr>
        <w:t xml:space="preserve"> Maintainability</w:t>
      </w:r>
      <w:r w:rsidR="000B365D">
        <w:rPr>
          <w:rFonts w:ascii="標楷體" w:eastAsia="標楷體" w:hAnsi="標楷體"/>
          <w:sz w:val="20"/>
        </w:rPr>
        <w:t>、</w:t>
      </w:r>
      <w:r w:rsidR="000B365D">
        <w:rPr>
          <w:rFonts w:eastAsia="標楷體"/>
          <w:sz w:val="20"/>
        </w:rPr>
        <w:t>Correctness)</w:t>
      </w:r>
      <w:r w:rsidR="000B365D">
        <w:rPr>
          <w:rFonts w:ascii="標楷體" w:eastAsia="標楷體" w:hAnsi="標楷體"/>
          <w:sz w:val="20"/>
        </w:rPr>
        <w:t>的評</w:t>
      </w:r>
      <w:r w:rsidR="000B365D">
        <w:rPr>
          <w:rFonts w:ascii="標楷體" w:eastAsia="標楷體" w:hAnsi="標楷體"/>
          <w:sz w:val="20"/>
        </w:rPr>
        <w:t>估可信度。</w:t>
      </w:r>
    </w:p>
    <w:p w14:paraId="5D8A4292" w14:textId="77777777" w:rsidR="00C733B3" w:rsidRDefault="00C733B3" w:rsidP="00C733B3">
      <w:pPr>
        <w:rPr>
          <w:rFonts w:ascii="標楷體" w:eastAsia="標楷體" w:hAnsi="標楷體"/>
          <w:sz w:val="20"/>
        </w:rPr>
      </w:pPr>
    </w:p>
    <w:p w14:paraId="42CC3D50" w14:textId="3D7442A3" w:rsidR="005173AD" w:rsidRPr="00EC50E1" w:rsidRDefault="005173AD" w:rsidP="005173AD">
      <w:pPr>
        <w:jc w:val="both"/>
        <w:rPr>
          <w:rFonts w:eastAsia="標楷體"/>
          <w:b/>
          <w:sz w:val="28"/>
          <w:szCs w:val="28"/>
        </w:rPr>
      </w:pPr>
      <w:r w:rsidRPr="00EC50E1">
        <w:rPr>
          <w:rFonts w:eastAsia="標楷體" w:hint="eastAsia"/>
          <w:b/>
          <w:sz w:val="28"/>
          <w:szCs w:val="28"/>
        </w:rPr>
        <w:t>六、結論</w:t>
      </w:r>
    </w:p>
    <w:p w14:paraId="51F1B015" w14:textId="5068783F" w:rsidR="00310319" w:rsidRDefault="00310319">
      <w:pPr>
        <w:jc w:val="both"/>
        <w:rPr>
          <w:ins w:id="26" w:author="冠穎 陳" w:date="2026-04-19T20:44:00Z"/>
          <w:rFonts w:eastAsia="標楷體"/>
          <w:b/>
          <w:sz w:val="28"/>
          <w:szCs w:val="28"/>
        </w:rPr>
      </w:pPr>
      <w:r>
        <w:rPr>
          <w:rFonts w:eastAsia="標楷體" w:hint="eastAsia"/>
          <w:b/>
          <w:sz w:val="20"/>
        </w:rPr>
        <w:t xml:space="preserve">　　</w:t>
      </w:r>
      <w:r w:rsidRPr="00EC50E1">
        <w:rPr>
          <w:rFonts w:eastAsia="標楷體" w:hint="eastAsia"/>
          <w:bCs/>
          <w:sz w:val="20"/>
        </w:rPr>
        <w:t>本研究針對傳統人工程式碼審查在效率、成本與一致性上的限制，提出一個結合大型語言模型與思維</w:t>
      </w:r>
      <w:proofErr w:type="gramStart"/>
      <w:r w:rsidRPr="00EC50E1">
        <w:rPr>
          <w:rFonts w:eastAsia="標楷體" w:hint="eastAsia"/>
          <w:bCs/>
          <w:sz w:val="20"/>
        </w:rPr>
        <w:t>鍊</w:t>
      </w:r>
      <w:proofErr w:type="gramEnd"/>
      <w:r w:rsidRPr="00EC50E1">
        <w:rPr>
          <w:rFonts w:eastAsia="標楷體" w:hint="eastAsia"/>
          <w:bCs/>
          <w:sz w:val="20"/>
        </w:rPr>
        <w:t>推理的多階段自動化程式碼審查框架，透過將審查流程拆分為摘要生成、初步審查、靜態分析、程式碼異味偵測與最終報告整合等階段，並搭配結構化提示詞設計，有效降低單一提示負載並提升分析深度、穩定性與可解釋性</w:t>
      </w:r>
      <w:r>
        <w:rPr>
          <w:rFonts w:eastAsia="標楷體" w:hint="eastAsia"/>
          <w:bCs/>
          <w:sz w:val="20"/>
        </w:rPr>
        <w:t>，</w:t>
      </w:r>
      <w:r w:rsidRPr="00EC50E1">
        <w:rPr>
          <w:rFonts w:eastAsia="標楷體" w:hint="eastAsia"/>
          <w:bCs/>
          <w:sz w:val="20"/>
        </w:rPr>
        <w:t>同時結合檢索增強生成以引入專案規範與外部知識，減少模型幻覺並提升結果可靠度。在模型訓練與部署上，採用知識蒸餾與參數高效微調（</w:t>
      </w:r>
      <w:proofErr w:type="spellStart"/>
      <w:r w:rsidRPr="00EC50E1">
        <w:rPr>
          <w:rFonts w:eastAsia="標楷體"/>
          <w:bCs/>
          <w:sz w:val="20"/>
        </w:rPr>
        <w:t>QLoRA</w:t>
      </w:r>
      <w:proofErr w:type="spellEnd"/>
      <w:r w:rsidRPr="00EC50E1">
        <w:rPr>
          <w:rFonts w:eastAsia="標楷體" w:hint="eastAsia"/>
          <w:bCs/>
          <w:sz w:val="20"/>
        </w:rPr>
        <w:t>）方法，在有限資源下仍維持良好審查能力，兼顧效能與成本效益；並透過</w:t>
      </w:r>
      <w:r w:rsidRPr="00EC50E1">
        <w:rPr>
          <w:rFonts w:eastAsia="標楷體"/>
          <w:bCs/>
          <w:sz w:val="20"/>
        </w:rPr>
        <w:t xml:space="preserve"> LLM-as-a-Judge </w:t>
      </w:r>
      <w:r w:rsidRPr="00EC50E1">
        <w:rPr>
          <w:rFonts w:eastAsia="標楷體" w:hint="eastAsia"/>
          <w:bCs/>
          <w:sz w:val="20"/>
        </w:rPr>
        <w:t>與</w:t>
      </w:r>
      <w:r w:rsidRPr="00EC50E1">
        <w:rPr>
          <w:rFonts w:eastAsia="標楷體"/>
          <w:bCs/>
          <w:sz w:val="20"/>
        </w:rPr>
        <w:t xml:space="preserve"> CRSCORE++ </w:t>
      </w:r>
      <w:r w:rsidRPr="00EC50E1">
        <w:rPr>
          <w:rFonts w:eastAsia="標楷體" w:hint="eastAsia"/>
          <w:bCs/>
          <w:sz w:val="20"/>
        </w:rPr>
        <w:t>等評估機制，從完整性、簡潔性與相關性等面向進行量化分析，驗證整體框架的可行性與實用價值。研究結果顯示，此方法能在自動化程式碼審查中有效提升品質與一致性，具備實際導入軟體開發流程的潛力；未來則可從擴大與多語言</w:t>
      </w:r>
      <w:proofErr w:type="gramStart"/>
      <w:r w:rsidRPr="00EC50E1">
        <w:rPr>
          <w:rFonts w:eastAsia="標楷體" w:hint="eastAsia"/>
          <w:bCs/>
          <w:sz w:val="20"/>
        </w:rPr>
        <w:t>資料集建構</w:t>
      </w:r>
      <w:proofErr w:type="gramEnd"/>
      <w:r w:rsidRPr="00EC50E1">
        <w:rPr>
          <w:rFonts w:eastAsia="標楷體" w:hint="eastAsia"/>
          <w:bCs/>
          <w:sz w:val="20"/>
        </w:rPr>
        <w:t>、探索多模型協作機制、優化評估方法，以及深化與版本控制與</w:t>
      </w:r>
      <w:r w:rsidRPr="00EC50E1">
        <w:rPr>
          <w:rFonts w:eastAsia="標楷體"/>
          <w:bCs/>
          <w:sz w:val="20"/>
        </w:rPr>
        <w:t xml:space="preserve"> CI/CD </w:t>
      </w:r>
      <w:r w:rsidRPr="00EC50E1">
        <w:rPr>
          <w:rFonts w:eastAsia="標楷體" w:hint="eastAsia"/>
          <w:bCs/>
          <w:sz w:val="20"/>
        </w:rPr>
        <w:t>系統的整合等方向持續發展，以進一步提升模型泛化能力與實務應用成效。</w:t>
      </w:r>
    </w:p>
    <w:p w14:paraId="1B067B6D" w14:textId="1A1926C9" w:rsidR="00827DE9" w:rsidRPr="005173AD" w:rsidRDefault="00DC4D32">
      <w:pPr>
        <w:jc w:val="both"/>
        <w:rPr>
          <w:rFonts w:eastAsia="標楷體"/>
          <w:b/>
          <w:sz w:val="28"/>
          <w:szCs w:val="28"/>
        </w:rPr>
      </w:pPr>
      <w:r w:rsidRPr="00310319">
        <w:rPr>
          <w:rFonts w:eastAsia="標楷體"/>
          <w:b/>
          <w:sz w:val="28"/>
          <w:szCs w:val="28"/>
        </w:rPr>
        <w:br/>
      </w:r>
      <w:r w:rsidR="00827DE9" w:rsidRPr="00EC50E1">
        <w:rPr>
          <w:rFonts w:eastAsia="標楷體" w:hint="eastAsia"/>
          <w:b/>
          <w:sz w:val="28"/>
          <w:szCs w:val="28"/>
        </w:rPr>
        <w:t>參考文獻</w:t>
      </w:r>
    </w:p>
    <w:p w14:paraId="62B9D5F8" w14:textId="215F146A" w:rsidR="00886E59" w:rsidRPr="00AD1E27" w:rsidRDefault="00B1163F" w:rsidP="00464FDD">
      <w:pPr>
        <w:pStyle w:val="EndNoteBibliography"/>
        <w:ind w:left="426" w:hanging="426"/>
        <w:rPr>
          <w:rFonts w:eastAsia="標楷體"/>
          <w:sz w:val="20"/>
        </w:rPr>
      </w:pPr>
      <w:r w:rsidRPr="00AD1E27">
        <w:rPr>
          <w:rFonts w:eastAsia="標楷體"/>
          <w:sz w:val="20"/>
        </w:rPr>
        <w:fldChar w:fldCharType="begin"/>
      </w:r>
      <w:r w:rsidRPr="00AD1E27">
        <w:rPr>
          <w:rFonts w:eastAsia="標楷體"/>
          <w:sz w:val="20"/>
        </w:rPr>
        <w:instrText xml:space="preserve"> ADDIN EN.REFLIST </w:instrText>
      </w:r>
      <w:r w:rsidRPr="00AD1E27">
        <w:rPr>
          <w:rFonts w:eastAsia="標楷體"/>
          <w:sz w:val="20"/>
        </w:rPr>
        <w:fldChar w:fldCharType="separate"/>
      </w:r>
      <w:r w:rsidR="00886E59" w:rsidRPr="00AD1E27">
        <w:rPr>
          <w:rFonts w:eastAsia="標楷體"/>
          <w:sz w:val="20"/>
        </w:rPr>
        <w:t>[1]</w:t>
      </w:r>
      <w:r w:rsidR="00886E59" w:rsidRPr="00AD1E27">
        <w:rPr>
          <w:rFonts w:eastAsia="標楷體"/>
          <w:sz w:val="20"/>
        </w:rPr>
        <w:tab/>
      </w:r>
      <w:r w:rsidR="005B76CD" w:rsidRPr="00AD1E27">
        <w:rPr>
          <w:rFonts w:eastAsia="標楷體"/>
          <w:sz w:val="20"/>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6BDA4A55" w14:textId="7E923D0F" w:rsidR="005B76CD" w:rsidRPr="00AD1E27" w:rsidRDefault="00886E59" w:rsidP="005B76CD">
      <w:pPr>
        <w:pStyle w:val="EndNoteBibliography"/>
        <w:ind w:left="426" w:hanging="426"/>
        <w:rPr>
          <w:rFonts w:eastAsia="標楷體"/>
          <w:sz w:val="20"/>
        </w:rPr>
      </w:pPr>
      <w:r w:rsidRPr="00AD1E27">
        <w:rPr>
          <w:rFonts w:eastAsia="標楷體"/>
          <w:sz w:val="20"/>
        </w:rPr>
        <w:t>[2]</w:t>
      </w:r>
      <w:r w:rsidRPr="00AD1E27">
        <w:rPr>
          <w:rFonts w:eastAsia="標楷體"/>
          <w:sz w:val="20"/>
        </w:rPr>
        <w:tab/>
      </w:r>
      <w:r w:rsidR="005B76CD" w:rsidRPr="00AD1E27">
        <w:rPr>
          <w:rFonts w:eastAsia="標楷體"/>
          <w:sz w:val="20"/>
        </w:rPr>
        <w:t>F. S. Aðalsteinsson, B. B. Magnússon, M. Milicevic, A. N. Davidsson, and C.-H. Cheng, "Rethinking Code Review Workflows with LLM Assistance: An Empirical Study," arXiv preprint arXiv:2505.16339, May 2025. doi: 10.48550/arXiv.2505.16339</w:t>
      </w:r>
      <w:r w:rsidR="005B76CD" w:rsidRPr="00AD1E27">
        <w:rPr>
          <w:rFonts w:eastAsia="標楷體"/>
        </w:rPr>
        <w:t xml:space="preserve"> </w:t>
      </w:r>
      <w:r w:rsidR="005B76CD" w:rsidRPr="00AD1E27">
        <w:rPr>
          <w:rFonts w:eastAsia="標楷體"/>
          <w:sz w:val="20"/>
        </w:rPr>
        <w:t>[3]</w:t>
      </w:r>
      <w:r w:rsidR="005B76CD" w:rsidRPr="00AD1E27">
        <w:rPr>
          <w:rFonts w:eastAsia="標楷體"/>
          <w:sz w:val="20"/>
        </w:rPr>
        <w:tab/>
        <w:t>P. J. Sheng Xuan and Y. Lee, "Automated Code Review and Bug Detection," 2024 19th International Joint Symposium on Artificial Intelligence and Natural Language Processing (iSAI-NLP), Chonburi, Thailand, 2024, pp. 1-6, doi: 10.1109/iSAI-NLP64410.2024.10799479.</w:t>
      </w:r>
    </w:p>
    <w:p w14:paraId="30628B87" w14:textId="77777777" w:rsidR="005B76CD" w:rsidRPr="00AD1E27" w:rsidRDefault="005B76CD" w:rsidP="005B76CD">
      <w:pPr>
        <w:pStyle w:val="EndNoteBibliography"/>
        <w:ind w:left="426" w:hanging="426"/>
        <w:rPr>
          <w:rFonts w:eastAsia="標楷體"/>
          <w:sz w:val="20"/>
        </w:rPr>
      </w:pPr>
      <w:r w:rsidRPr="00AD1E27">
        <w:rPr>
          <w:rFonts w:eastAsia="標楷體"/>
          <w:sz w:val="20"/>
        </w:rPr>
        <w:t>[4]</w:t>
      </w:r>
      <w:r w:rsidRPr="00AD1E27">
        <w:rPr>
          <w:rFonts w:eastAsia="標楷體"/>
          <w:sz w:val="20"/>
        </w:rPr>
        <w:tab/>
        <w:t>A. Frömmgen et al., "Resolving Code Review Comments with Machine Learning," 2024 IEEE/ACM 46th International Conference on Software Engineering: Software Engineering in Practice (ICSE-SEIP), Lisbon, Portugal, 2024, pp. 204-215, doi: 10.1145/3639477.3639746.</w:t>
      </w:r>
    </w:p>
    <w:p w14:paraId="4F8F7C34" w14:textId="77777777" w:rsidR="005B76CD" w:rsidRPr="00AD1E27" w:rsidRDefault="005B76CD" w:rsidP="005B76CD">
      <w:pPr>
        <w:pStyle w:val="EndNoteBibliography"/>
        <w:ind w:left="426" w:hanging="426"/>
        <w:rPr>
          <w:rFonts w:eastAsia="標楷體"/>
          <w:sz w:val="20"/>
        </w:rPr>
      </w:pPr>
      <w:r w:rsidRPr="00AD1E27">
        <w:rPr>
          <w:rFonts w:eastAsia="標楷體"/>
          <w:sz w:val="20"/>
        </w:rPr>
        <w:t>[5]</w:t>
      </w:r>
      <w:r w:rsidRPr="00AD1E27">
        <w:rPr>
          <w:rFonts w:eastAsia="標楷體"/>
          <w:sz w:val="20"/>
        </w:rPr>
        <w:tab/>
        <w:t xml:space="preserve">M. Vijayvergiya, M. Salawa, I. Budiselić, D. Zheng, P. Lamblin, M. Ivanković, J. Carin, M. Lewko, J. Andonov, G. Petrović, D. Tarlow, P. Maniatis, and R. Just, "AI-Assisted Assessment of Coding Practices in Modern Code Review," in *Proceedings of the ACM International </w:t>
      </w:r>
      <w:r w:rsidRPr="00AD1E27">
        <w:rPr>
          <w:rFonts w:eastAsia="標楷體"/>
          <w:sz w:val="20"/>
        </w:rPr>
        <w:lastRenderedPageBreak/>
        <w:t>Conference on AI-Powered Software (AIware)*, Jul. 15–16, 2024, pp. 85–93, doi: 10.1145/3664646.3665664.</w:t>
      </w:r>
    </w:p>
    <w:p w14:paraId="4E9CBFA4" w14:textId="77777777" w:rsidR="005B76CD" w:rsidRPr="00AD1E27" w:rsidRDefault="005B76CD" w:rsidP="005B76CD">
      <w:pPr>
        <w:pStyle w:val="EndNoteBibliography"/>
        <w:ind w:left="426" w:hanging="426"/>
        <w:rPr>
          <w:rFonts w:eastAsia="標楷體"/>
          <w:sz w:val="20"/>
        </w:rPr>
      </w:pPr>
      <w:r w:rsidRPr="00AD1E27">
        <w:rPr>
          <w:rFonts w:eastAsia="標楷體"/>
          <w:sz w:val="20"/>
        </w:rPr>
        <w:t>[6]</w:t>
      </w:r>
      <w:r w:rsidRPr="00AD1E27">
        <w:rPr>
          <w:rFonts w:eastAsia="標楷體"/>
          <w:sz w:val="20"/>
        </w:rPr>
        <w:tab/>
        <w:t>Z. Rasheed, M. A. Sami, M. Waseem, K.-K. Kemell, X. Wang, A. Nguyen, K. Systä, and P. Abrahamsson, "AI-powered Code Review with LLMs: Early Results," arXiv:2404.18496, 2024. doi: 10.48550/arXiv.2404.18496</w:t>
      </w:r>
    </w:p>
    <w:p w14:paraId="6E70CDDE" w14:textId="77777777" w:rsidR="005B76CD" w:rsidRPr="00AD1E27" w:rsidRDefault="005B76CD" w:rsidP="005B76CD">
      <w:pPr>
        <w:pStyle w:val="EndNoteBibliography"/>
        <w:ind w:left="426" w:hanging="426"/>
        <w:rPr>
          <w:rFonts w:eastAsia="標楷體"/>
          <w:sz w:val="20"/>
        </w:rPr>
      </w:pPr>
      <w:r w:rsidRPr="00AD1E27">
        <w:rPr>
          <w:rFonts w:eastAsia="標楷體"/>
          <w:sz w:val="20"/>
        </w:rPr>
        <w:t>[7]</w:t>
      </w:r>
      <w:r w:rsidRPr="00AD1E27">
        <w:rPr>
          <w:rFonts w:eastAsia="標楷體"/>
          <w:sz w:val="20"/>
        </w:rPr>
        <w:tab/>
        <w:t>A. Naik, M. Alenius, D. Fried, and C. Rose, "CRScore: Grounding Automated Evaluation of Code Review Comments in Code Claims and Smells," arXiv:2409.19801, Sep. 2024. doi:10.48550/arXiv.2409.19801</w:t>
      </w:r>
    </w:p>
    <w:p w14:paraId="7896AEF0" w14:textId="77777777" w:rsidR="005B76CD" w:rsidRPr="00AD1E27" w:rsidRDefault="005B76CD" w:rsidP="005B76CD">
      <w:pPr>
        <w:pStyle w:val="EndNoteBibliography"/>
        <w:ind w:left="426" w:hanging="426"/>
        <w:rPr>
          <w:rFonts w:eastAsia="標楷體"/>
          <w:sz w:val="20"/>
        </w:rPr>
      </w:pPr>
      <w:r w:rsidRPr="00AD1E27">
        <w:rPr>
          <w:rFonts w:eastAsia="標楷體"/>
          <w:sz w:val="20"/>
        </w:rPr>
        <w:t>[8]</w:t>
      </w:r>
      <w:r w:rsidRPr="00AD1E27">
        <w:rPr>
          <w:rFonts w:eastAsia="標楷體"/>
          <w:sz w:val="20"/>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47C21F9A" w14:textId="77777777" w:rsidR="005B76CD" w:rsidRPr="00AD1E27" w:rsidRDefault="005B76CD" w:rsidP="005B76CD">
      <w:pPr>
        <w:pStyle w:val="EndNoteBibliography"/>
        <w:ind w:left="426" w:hanging="426"/>
        <w:rPr>
          <w:rFonts w:eastAsia="標楷體"/>
          <w:sz w:val="20"/>
        </w:rPr>
      </w:pPr>
      <w:r w:rsidRPr="00AD1E27">
        <w:rPr>
          <w:rFonts w:eastAsia="標楷體"/>
          <w:sz w:val="20"/>
        </w:rPr>
        <w:t>[9]</w:t>
      </w:r>
      <w:r w:rsidRPr="00AD1E27">
        <w:rPr>
          <w:rFonts w:eastAsia="標楷體"/>
          <w:sz w:val="20"/>
        </w:rPr>
        <w:tab/>
        <w:t>C. Adapa, S. S. Avulamanda, A. R. K. Anjana and A. Victor, "AI-Powered Code Review Assistant for Streamlining Pull Request Merging," 2024 IEEE International Conference for Women in Innovation, Technology &amp; Entrepreneurship (ICWITE), Bangalore, India, 2024, pp. 323-327, doi: 10.1109/ICWITE59797.2024.10503540.</w:t>
      </w:r>
    </w:p>
    <w:p w14:paraId="7D433EDE" w14:textId="77777777" w:rsidR="005B76CD" w:rsidRPr="00AD1E27" w:rsidRDefault="005B76CD" w:rsidP="005B76CD">
      <w:pPr>
        <w:pStyle w:val="EndNoteBibliography"/>
        <w:ind w:left="426" w:hanging="426"/>
        <w:rPr>
          <w:rFonts w:eastAsia="標楷體"/>
          <w:sz w:val="20"/>
        </w:rPr>
      </w:pPr>
      <w:r w:rsidRPr="00AD1E27">
        <w:rPr>
          <w:rFonts w:eastAsia="標楷體"/>
          <w:sz w:val="20"/>
        </w:rPr>
        <w:t>[10]</w:t>
      </w:r>
      <w:r w:rsidRPr="00AD1E27">
        <w:rPr>
          <w:rFonts w:eastAsia="標楷體"/>
          <w:sz w:val="20"/>
        </w:rPr>
        <w:tab/>
        <w:t>Kapadnis, A. Naik, and C. Rose, “CRScore++: Reinforcement Learning with Verifiable Tool and AI Feedback for Code Review,” arXiv preprint arXiv:2506.00296, May 2025, doi: 10.48550/arXiv.2506.00296.</w:t>
      </w:r>
    </w:p>
    <w:p w14:paraId="17CFC862" w14:textId="77777777" w:rsidR="005B76CD" w:rsidRPr="00AD1E27" w:rsidRDefault="005B76CD" w:rsidP="005B76CD">
      <w:pPr>
        <w:pStyle w:val="EndNoteBibliography"/>
        <w:ind w:left="426" w:hanging="426"/>
        <w:rPr>
          <w:rFonts w:eastAsia="標楷體"/>
          <w:sz w:val="20"/>
        </w:rPr>
      </w:pPr>
      <w:r w:rsidRPr="00AD1E27">
        <w:rPr>
          <w:rFonts w:eastAsia="標楷體"/>
          <w:sz w:val="20"/>
        </w:rPr>
        <w:t>[11]</w:t>
      </w:r>
      <w:r w:rsidRPr="00AD1E27">
        <w:rPr>
          <w:rFonts w:eastAsia="標楷體"/>
          <w:sz w:val="20"/>
        </w:rPr>
        <w:tab/>
        <w:t>G. Crupi, R. Tufano, A. Velasco, A. Mastropaolo, D. Poshyvanyk and G. Bavota, "On the Effectiveness of LLM-as-a-Judge for Code Generation and Summarization," in IEEE Transactions on Software Engineering, vol. 51, no. 8, pp. 2329-2345, Aug. 2025, doi: 10.1109/TSE.2025.3586082.</w:t>
      </w:r>
    </w:p>
    <w:p w14:paraId="1947034A" w14:textId="77777777" w:rsidR="005B76CD" w:rsidRPr="00AD1E27" w:rsidRDefault="005B76CD" w:rsidP="005B76CD">
      <w:pPr>
        <w:pStyle w:val="EndNoteBibliography"/>
        <w:ind w:left="426" w:hanging="426"/>
        <w:rPr>
          <w:rFonts w:eastAsia="標楷體"/>
          <w:sz w:val="20"/>
        </w:rPr>
      </w:pPr>
      <w:r w:rsidRPr="00AD1E27">
        <w:rPr>
          <w:rFonts w:eastAsia="標楷體"/>
          <w:sz w:val="20"/>
        </w:rPr>
        <w:t>[12]</w:t>
      </w:r>
      <w:r w:rsidRPr="00AD1E27">
        <w:rPr>
          <w:rFonts w:eastAsia="標楷體"/>
          <w:sz w:val="20"/>
        </w:rPr>
        <w:tab/>
        <w:t>L. Yang and Y. Chen, "Integrating RAG and LLM for Automated Code Review in Practice," 2025 10th International Conference on Computer and Information Processing Technology (ISCIPT), Fushun, China, 2025, pp. 591-596, doi: 10.1109/ISCIPT67144.2025.11265531.</w:t>
      </w:r>
    </w:p>
    <w:p w14:paraId="5455DD63" w14:textId="77777777" w:rsidR="005B76CD" w:rsidRPr="00AD1E27" w:rsidRDefault="005B76CD" w:rsidP="005B76CD">
      <w:pPr>
        <w:pStyle w:val="EndNoteBibliography"/>
        <w:ind w:left="426" w:hanging="426"/>
        <w:rPr>
          <w:rFonts w:eastAsia="標楷體"/>
          <w:sz w:val="20"/>
        </w:rPr>
      </w:pPr>
      <w:r w:rsidRPr="00AD1E27">
        <w:rPr>
          <w:rFonts w:eastAsia="標楷體"/>
          <w:sz w:val="20"/>
        </w:rPr>
        <w:t>[13]</w:t>
      </w:r>
      <w:r w:rsidRPr="00AD1E27">
        <w:rPr>
          <w:rFonts w:eastAsia="標楷體"/>
          <w:sz w:val="20"/>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7D1AFEF2" w14:textId="77777777" w:rsidR="005B76CD" w:rsidRPr="00AD1E27" w:rsidRDefault="005B76CD" w:rsidP="005B76CD">
      <w:pPr>
        <w:pStyle w:val="EndNoteBibliography"/>
        <w:ind w:left="426" w:hanging="426"/>
        <w:rPr>
          <w:rFonts w:eastAsia="標楷體"/>
          <w:sz w:val="20"/>
        </w:rPr>
      </w:pPr>
      <w:r w:rsidRPr="00AD1E27">
        <w:rPr>
          <w:rFonts w:eastAsia="標楷體"/>
          <w:sz w:val="20"/>
        </w:rPr>
        <w:t>[14]</w:t>
      </w:r>
      <w:r w:rsidRPr="00AD1E27">
        <w:rPr>
          <w:rFonts w:eastAsia="標楷體"/>
          <w:sz w:val="20"/>
        </w:rPr>
        <w:tab/>
        <w:t xml:space="preserve">O. B. Sghaier, M. Weyssow and H. Sahraoui, "Harnessing Large Language Models for Curated Code Reviews," 2025 IEEE/ACM 22nd International Conference on Mining Software Repositories (MSR), Ottawa, ON, Canada, 2025, pp. 187-198, doi: </w:t>
      </w:r>
      <w:r w:rsidRPr="00AD1E27">
        <w:rPr>
          <w:rFonts w:eastAsia="標楷體"/>
          <w:sz w:val="20"/>
        </w:rPr>
        <w:t>10.1109/MSR66628.2025.00039.</w:t>
      </w:r>
    </w:p>
    <w:p w14:paraId="0FB37DE8" w14:textId="77777777" w:rsidR="005B76CD" w:rsidRPr="00AD1E27" w:rsidRDefault="005B76CD" w:rsidP="005B76CD">
      <w:pPr>
        <w:pStyle w:val="EndNoteBibliography"/>
        <w:ind w:left="426" w:hanging="426"/>
        <w:rPr>
          <w:rFonts w:eastAsia="標楷體"/>
          <w:sz w:val="20"/>
        </w:rPr>
      </w:pPr>
      <w:r w:rsidRPr="00AD1E27">
        <w:rPr>
          <w:rFonts w:eastAsia="標楷體"/>
          <w:sz w:val="20"/>
        </w:rPr>
        <w:t>[15]</w:t>
      </w:r>
      <w:r w:rsidRPr="00AD1E27">
        <w:rPr>
          <w:rFonts w:eastAsia="標楷體"/>
          <w:sz w:val="20"/>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73F1E7A6" w14:textId="77777777" w:rsidR="005B76CD" w:rsidRPr="00AD1E27" w:rsidRDefault="005B76CD" w:rsidP="005B76CD">
      <w:pPr>
        <w:pStyle w:val="EndNoteBibliography"/>
        <w:ind w:left="426" w:hanging="426"/>
        <w:rPr>
          <w:rFonts w:eastAsia="標楷體"/>
          <w:sz w:val="20"/>
        </w:rPr>
      </w:pPr>
      <w:r w:rsidRPr="00AD1E27">
        <w:rPr>
          <w:rFonts w:eastAsia="標楷體"/>
          <w:sz w:val="20"/>
        </w:rPr>
        <w:t>[16]</w:t>
      </w:r>
      <w:r w:rsidRPr="00AD1E27">
        <w:rPr>
          <w:rFonts w:eastAsia="標楷體"/>
          <w:sz w:val="20"/>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2250B841" w14:textId="77777777" w:rsidR="005B76CD" w:rsidRPr="00AD1E27" w:rsidRDefault="005B76CD" w:rsidP="005B76CD">
      <w:pPr>
        <w:pStyle w:val="EndNoteBibliography"/>
        <w:ind w:left="426" w:hanging="426"/>
        <w:rPr>
          <w:rFonts w:eastAsia="標楷體"/>
          <w:sz w:val="20"/>
        </w:rPr>
      </w:pPr>
      <w:r w:rsidRPr="00AD1E27">
        <w:rPr>
          <w:rFonts w:eastAsia="標楷體"/>
          <w:sz w:val="20"/>
        </w:rPr>
        <w:t>[17]</w:t>
      </w:r>
      <w:r w:rsidRPr="00AD1E27">
        <w:rPr>
          <w:rFonts w:eastAsia="標楷體"/>
          <w:sz w:val="20"/>
        </w:rPr>
        <w:tab/>
        <w:t>M. A. Haider, A. B. Mostofa, S. S. B. Mosaddek, A. Iqbal, and T. Ahmed, "Prompting and Fine-tuning Large Language Models for Automated Code Review Comment Generation," arXiv preprint arXiv:2411.10129, Nov. 2024. doi: 10.48550/arXiv.2411.10129</w:t>
      </w:r>
    </w:p>
    <w:p w14:paraId="0DB94D4A" w14:textId="77777777" w:rsidR="005B76CD" w:rsidRPr="00AD1E27" w:rsidRDefault="005B76CD" w:rsidP="005B76CD">
      <w:pPr>
        <w:pStyle w:val="EndNoteBibliography"/>
        <w:ind w:left="426" w:hanging="426"/>
        <w:rPr>
          <w:rFonts w:eastAsia="標楷體"/>
          <w:sz w:val="20"/>
        </w:rPr>
      </w:pPr>
      <w:r w:rsidRPr="00AD1E27">
        <w:rPr>
          <w:rFonts w:eastAsia="標楷體"/>
          <w:sz w:val="20"/>
        </w:rPr>
        <w:t>[18]</w:t>
      </w:r>
      <w:r w:rsidRPr="00AD1E27">
        <w:rPr>
          <w:rFonts w:eastAsia="標楷體"/>
          <w:sz w:val="20"/>
        </w:rPr>
        <w:tab/>
        <w:t>C. Liu, H. Y. Lin and P. Thongtanunam, "Too Noisy To Learn: Enhancing Data Quality for Code Review Comment Generation," 2025 IEEE/ACM 22nd International Conference on Mining Software Repositories (MSR), Ottawa, ON, Canada, 2025, pp. 236-248, doi: 10.1109/MSR66628.2025.00043.</w:t>
      </w:r>
    </w:p>
    <w:p w14:paraId="18D6C1CA" w14:textId="77777777" w:rsidR="005B76CD" w:rsidRPr="00AD1E27" w:rsidRDefault="005B76CD" w:rsidP="005B76CD">
      <w:pPr>
        <w:pStyle w:val="EndNoteBibliography"/>
        <w:ind w:left="426" w:hanging="426"/>
        <w:rPr>
          <w:rFonts w:eastAsia="標楷體"/>
          <w:sz w:val="20"/>
        </w:rPr>
      </w:pPr>
      <w:r w:rsidRPr="00AD1E27">
        <w:rPr>
          <w:rFonts w:eastAsia="標楷體"/>
          <w:sz w:val="20"/>
        </w:rPr>
        <w:t>[19]</w:t>
      </w:r>
      <w:r w:rsidRPr="00AD1E27">
        <w:rPr>
          <w:rFonts w:eastAsia="標楷體"/>
          <w:sz w:val="20"/>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01D514D0" w14:textId="382E961E" w:rsidR="005B76CD" w:rsidRPr="00AD1E27" w:rsidRDefault="005B76CD" w:rsidP="005B76CD">
      <w:pPr>
        <w:pStyle w:val="EndNoteBibliography"/>
        <w:ind w:left="426" w:hanging="426"/>
        <w:rPr>
          <w:rFonts w:eastAsia="標楷體"/>
          <w:sz w:val="20"/>
        </w:rPr>
      </w:pPr>
      <w:r w:rsidRPr="00AD1E27">
        <w:rPr>
          <w:rFonts w:eastAsia="標楷體"/>
          <w:sz w:val="20"/>
        </w:rPr>
        <w:t>[20]</w:t>
      </w:r>
      <w:r w:rsidRPr="00AD1E27">
        <w:rPr>
          <w:rFonts w:eastAsia="標楷體"/>
          <w:sz w:val="20"/>
        </w:rPr>
        <w:tab/>
        <w:t>Y. Zhang, Y. Zhang, Z. Sun, Y. Jiang, and H. Liu, "LAURA: Enhancing Code Review Generation with Context-Enriched Retrieval-Augmented LLM," arXiv preprint arXiv:2512.01356, Dec. 2025. doi: 10.48550/arXiv.2512.01356</w:t>
      </w:r>
      <w:r w:rsidR="007E12D8" w:rsidRPr="00AD1E27">
        <w:rPr>
          <w:rFonts w:eastAsia="標楷體"/>
          <w:sz w:val="20"/>
        </w:rPr>
        <w:br/>
      </w:r>
    </w:p>
    <w:p w14:paraId="668C2C67" w14:textId="77777777" w:rsidR="005B76CD" w:rsidRPr="00AD1E27" w:rsidRDefault="005B76CD" w:rsidP="005B76CD">
      <w:pPr>
        <w:pStyle w:val="EndNoteBibliography"/>
        <w:ind w:left="426" w:hanging="426"/>
        <w:rPr>
          <w:rFonts w:eastAsia="標楷體"/>
          <w:sz w:val="20"/>
        </w:rPr>
      </w:pPr>
      <w:r w:rsidRPr="00AD1E27">
        <w:rPr>
          <w:rFonts w:eastAsia="標楷體"/>
          <w:sz w:val="20"/>
        </w:rPr>
        <w:t>[21]</w:t>
      </w:r>
      <w:r w:rsidRPr="00AD1E27">
        <w:rPr>
          <w:rFonts w:eastAsia="標楷體"/>
          <w:sz w:val="20"/>
        </w:rPr>
        <w:tab/>
        <w:t>T. Dettmers, A. Pagnoni, A. Holtzman, and L. Zettlemoyer, "QLoRA: Efficient Finetuning of Quantized LLMs," arXiv preprint arXiv:2305.14314, May 2023, doi: 10.48550/arXiv.2305.14314.</w:t>
      </w:r>
    </w:p>
    <w:p w14:paraId="56A4264D" w14:textId="2A905825" w:rsidR="005B76CD" w:rsidRPr="00AD1E27" w:rsidRDefault="005B76CD" w:rsidP="005B76CD">
      <w:pPr>
        <w:pStyle w:val="EndNoteBibliography"/>
        <w:ind w:left="426" w:hanging="426"/>
        <w:rPr>
          <w:rFonts w:eastAsia="標楷體"/>
          <w:sz w:val="20"/>
        </w:rPr>
      </w:pPr>
      <w:r w:rsidRPr="00AD1E27">
        <w:rPr>
          <w:rFonts w:eastAsia="標楷體"/>
          <w:sz w:val="20"/>
        </w:rPr>
        <w:t>[22]</w:t>
      </w:r>
      <w:r w:rsidRPr="00AD1E27">
        <w:rPr>
          <w:rFonts w:eastAsia="標楷體"/>
          <w:sz w:val="20"/>
        </w:rPr>
        <w:tab/>
        <w:t>G. Hinton, O. Vinyals, and J. Dean, "Distilling the Knowledge in a Neural Network," arXiv preprint arXiv:1503.02531, 2015. doi: 10.48550/arXiv.1503.02531.</w:t>
      </w:r>
    </w:p>
    <w:p w14:paraId="4A516687" w14:textId="74E01C55" w:rsidR="005B76CD" w:rsidRPr="00AD1E27" w:rsidRDefault="00B1163F" w:rsidP="005B76CD">
      <w:pPr>
        <w:pStyle w:val="EndNoteBibliography"/>
        <w:rPr>
          <w:rFonts w:eastAsia="標楷體"/>
          <w:sz w:val="20"/>
        </w:rPr>
      </w:pPr>
      <w:r w:rsidRPr="00AD1E27">
        <w:rPr>
          <w:rFonts w:eastAsia="標楷體"/>
          <w:sz w:val="20"/>
        </w:rPr>
        <w:fldChar w:fldCharType="end"/>
      </w:r>
    </w:p>
    <w:sectPr w:rsidR="005B76CD" w:rsidRPr="00AD1E27">
      <w:type w:val="continuous"/>
      <w:pgSz w:w="11906" w:h="16838" w:code="9"/>
      <w:pgMar w:top="1418" w:right="1418" w:bottom="1418" w:left="1418" w:header="1440" w:footer="1440" w:gutter="0"/>
      <w:cols w:num="2" w:space="425"/>
      <w:noEndnote/>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Lee Tim" w:date="2026-04-18T21:31:00Z" w:initials="LT">
    <w:p w14:paraId="076E6411" w14:textId="74959FD3" w:rsidR="002E63D0" w:rsidRDefault="002E63D0" w:rsidP="00B743C1">
      <w:pPr>
        <w:pStyle w:val="ae"/>
        <w:numPr>
          <w:ilvl w:val="0"/>
          <w:numId w:val="5"/>
        </w:numPr>
      </w:pPr>
      <w:r>
        <w:rPr>
          <w:rStyle w:val="ad"/>
        </w:rPr>
        <w:annotationRef/>
      </w:r>
      <w:r w:rsidR="00B743C1">
        <w:rPr>
          <w:rFonts w:hint="eastAsia"/>
        </w:rPr>
        <w:t>修改圖，</w:t>
      </w:r>
      <w:r>
        <w:rPr>
          <w:rFonts w:hint="eastAsia"/>
        </w:rPr>
        <w:t>圖的空白減少，方塊和字體放大</w:t>
      </w:r>
    </w:p>
    <w:p w14:paraId="21B33F71" w14:textId="51DD8207" w:rsidR="00B743C1" w:rsidRDefault="00B743C1" w:rsidP="00B743C1">
      <w:pPr>
        <w:pStyle w:val="ae"/>
        <w:numPr>
          <w:ilvl w:val="0"/>
          <w:numId w:val="5"/>
        </w:numPr>
      </w:pPr>
      <w:r>
        <w:rPr>
          <w:rFonts w:hint="eastAsia"/>
        </w:rPr>
        <w:t>每張圖都要有詳細說明</w:t>
      </w:r>
    </w:p>
    <w:p w14:paraId="0C986540" w14:textId="2D5AFE89" w:rsidR="002E63D0" w:rsidRDefault="002E63D0">
      <w:pPr>
        <w:pStyle w:val="ae"/>
      </w:pPr>
    </w:p>
  </w:comment>
  <w:comment w:id="10" w:author="Lee Tim" w:date="2026-04-18T21:44:00Z" w:initials="LT">
    <w:p w14:paraId="3427EBA5" w14:textId="7A87E524" w:rsidR="00B743C1" w:rsidRDefault="00B743C1" w:rsidP="00B743C1">
      <w:pPr>
        <w:pStyle w:val="ae"/>
        <w:numPr>
          <w:ilvl w:val="0"/>
          <w:numId w:val="6"/>
        </w:numPr>
      </w:pPr>
      <w:r>
        <w:rPr>
          <w:rStyle w:val="ad"/>
        </w:rPr>
        <w:annotationRef/>
      </w:r>
      <w:r>
        <w:rPr>
          <w:rFonts w:hint="eastAsia"/>
        </w:rPr>
        <w:t>圖</w:t>
      </w:r>
      <w:r>
        <w:rPr>
          <w:rFonts w:hint="eastAsia"/>
        </w:rPr>
        <w:t>2</w:t>
      </w:r>
      <w:r>
        <w:rPr>
          <w:rFonts w:hint="eastAsia"/>
        </w:rPr>
        <w:t>的說明在哪</w:t>
      </w:r>
      <w:r>
        <w:rPr>
          <w:rFonts w:hint="eastAsia"/>
        </w:rPr>
        <w:t xml:space="preserve">? </w:t>
      </w:r>
      <w:r>
        <w:rPr>
          <w:rFonts w:hint="eastAsia"/>
        </w:rPr>
        <w:t>每</w:t>
      </w:r>
      <w:proofErr w:type="gramStart"/>
      <w:r>
        <w:rPr>
          <w:rFonts w:hint="eastAsia"/>
        </w:rPr>
        <w:t>個</w:t>
      </w:r>
      <w:proofErr w:type="gramEnd"/>
      <w:r>
        <w:rPr>
          <w:rFonts w:hint="eastAsia"/>
        </w:rPr>
        <w:t>區塊都要說明。</w:t>
      </w:r>
    </w:p>
    <w:p w14:paraId="33E50FF5" w14:textId="012D6168" w:rsidR="00B743C1" w:rsidRDefault="00B743C1" w:rsidP="00B743C1">
      <w:pPr>
        <w:pStyle w:val="ae"/>
        <w:numPr>
          <w:ilvl w:val="0"/>
          <w:numId w:val="6"/>
        </w:numPr>
      </w:pPr>
      <w:r>
        <w:rPr>
          <w:rFonts w:hint="eastAsia"/>
        </w:rPr>
        <w:t>每張圖都要有詳細說明。例如：圖</w:t>
      </w:r>
      <w:r>
        <w:rPr>
          <w:rFonts w:hint="eastAsia"/>
        </w:rPr>
        <w:t>2</w:t>
      </w:r>
      <w:r>
        <w:rPr>
          <w:rFonts w:hint="eastAsia"/>
        </w:rPr>
        <w:t>為本研究提出之</w:t>
      </w:r>
      <w:r w:rsidRPr="00B743C1">
        <w:rPr>
          <w:rFonts w:hint="eastAsia"/>
        </w:rPr>
        <w:t>程式碼審查流程</w:t>
      </w:r>
      <w:r>
        <w:rPr>
          <w:rFonts w:hint="eastAsia"/>
        </w:rPr>
        <w:t>，其中</w:t>
      </w:r>
      <w:r>
        <w:rPr>
          <w:rFonts w:hint="eastAsia"/>
        </w:rPr>
        <w:t>Rule Document</w:t>
      </w:r>
      <w:r>
        <w:rPr>
          <w:rFonts w:hint="eastAsia"/>
        </w:rPr>
        <w:t>為</w:t>
      </w:r>
      <w:r>
        <w:t>…</w:t>
      </w:r>
      <w:proofErr w:type="gramStart"/>
      <w:r>
        <w:t>…</w:t>
      </w:r>
      <w:proofErr w:type="gramEnd"/>
      <w:r>
        <w:rPr>
          <w:rFonts w:hint="eastAsia"/>
        </w:rPr>
        <w:t>.</w:t>
      </w:r>
    </w:p>
  </w:comment>
  <w:comment w:id="14" w:author="Lee Tim" w:date="2026-04-18T21:47:00Z" w:initials="LT">
    <w:p w14:paraId="4637D1F1" w14:textId="43CD58E7" w:rsidR="00B743C1" w:rsidRDefault="00B743C1">
      <w:pPr>
        <w:pStyle w:val="ae"/>
      </w:pPr>
      <w:r>
        <w:rPr>
          <w:rStyle w:val="ad"/>
        </w:rPr>
        <w:annotationRef/>
      </w:r>
      <w:r>
        <w:rPr>
          <w:rFonts w:hint="eastAsia"/>
        </w:rPr>
        <w:t>圖</w:t>
      </w:r>
      <w:r>
        <w:rPr>
          <w:rFonts w:hint="eastAsia"/>
        </w:rPr>
        <w:t>3</w:t>
      </w:r>
      <w:r>
        <w:rPr>
          <w:rFonts w:hint="eastAsia"/>
        </w:rPr>
        <w:t>的說明</w:t>
      </w:r>
      <w:r>
        <w:rPr>
          <w:rFonts w:hint="eastAsia"/>
        </w:rPr>
        <w:t xml:space="preserve">? </w:t>
      </w:r>
      <w:r>
        <w:rPr>
          <w:rFonts w:hint="eastAsia"/>
        </w:rPr>
        <w:t>針對每</w:t>
      </w:r>
      <w:proofErr w:type="gramStart"/>
      <w:r>
        <w:rPr>
          <w:rFonts w:hint="eastAsia"/>
        </w:rPr>
        <w:t>個</w:t>
      </w:r>
      <w:proofErr w:type="gramEnd"/>
      <w:r>
        <w:rPr>
          <w:rFonts w:hint="eastAsia"/>
        </w:rPr>
        <w:t>區塊和流程順序予以詳細說明</w:t>
      </w:r>
    </w:p>
  </w:comment>
  <w:comment w:id="24" w:author="Lee Tim" w:date="2026-04-18T21:41:00Z" w:initials="LT">
    <w:p w14:paraId="5AEA3460" w14:textId="47FBFB08" w:rsidR="009427D5" w:rsidRDefault="009427D5">
      <w:pPr>
        <w:pStyle w:val="ae"/>
      </w:pPr>
      <w:r>
        <w:rPr>
          <w:rStyle w:val="ad"/>
        </w:rPr>
        <w:annotationRef/>
      </w:r>
      <w:r>
        <w:rPr>
          <w:rFonts w:hint="eastAsia"/>
        </w:rPr>
        <w:t>增加結論章節</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986540" w15:done="1"/>
  <w15:commentEx w15:paraId="33E50FF5" w15:done="1"/>
  <w15:commentEx w15:paraId="4637D1F1" w15:done="1"/>
  <w15:commentEx w15:paraId="5AEA346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359064C" w16cex:dateUtc="2026-04-18T13:31:00Z"/>
  <w16cex:commentExtensible w16cex:durableId="3E3CE7AC" w16cex:dateUtc="2026-04-18T13:44:00Z"/>
  <w16cex:commentExtensible w16cex:durableId="2BEDF8E4" w16cex:dateUtc="2026-04-18T13:47:00Z"/>
  <w16cex:commentExtensible w16cex:durableId="5C927C51" w16cex:dateUtc="2026-04-18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986540" w16cid:durableId="6359064C"/>
  <w16cid:commentId w16cid:paraId="33E50FF5" w16cid:durableId="3E3CE7AC"/>
  <w16cid:commentId w16cid:paraId="4637D1F1" w16cid:durableId="2BEDF8E4"/>
  <w16cid:commentId w16cid:paraId="5AEA3460" w16cid:durableId="5C927C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E4467" w14:textId="77777777" w:rsidR="00A54479" w:rsidRDefault="00A54479" w:rsidP="00A251DE">
      <w:r>
        <w:separator/>
      </w:r>
    </w:p>
  </w:endnote>
  <w:endnote w:type="continuationSeparator" w:id="0">
    <w:p w14:paraId="6B112D89" w14:textId="77777777" w:rsidR="00A54479" w:rsidRDefault="00A54479"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細明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ABA8F" w14:textId="77777777" w:rsidR="00A54479" w:rsidRDefault="00A54479" w:rsidP="00A251DE">
      <w:r>
        <w:separator/>
      </w:r>
    </w:p>
  </w:footnote>
  <w:footnote w:type="continuationSeparator" w:id="0">
    <w:p w14:paraId="508DC5A9" w14:textId="77777777" w:rsidR="00A54479" w:rsidRDefault="00A54479"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1"/>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e Tim">
    <w15:presenceInfo w15:providerId="Windows Live" w15:userId="8c4f9a65686b2c17"/>
  </w15:person>
  <w15:person w15:author="冠穎 陳">
    <w15:presenceInfo w15:providerId="Windows Live" w15:userId="f4cd2784f67160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21B9B"/>
    <w:rsid w:val="00027FED"/>
    <w:rsid w:val="00051876"/>
    <w:rsid w:val="000518AA"/>
    <w:rsid w:val="000B292B"/>
    <w:rsid w:val="000B2A03"/>
    <w:rsid w:val="000B365D"/>
    <w:rsid w:val="000D2588"/>
    <w:rsid w:val="00102A3E"/>
    <w:rsid w:val="00122374"/>
    <w:rsid w:val="0013465F"/>
    <w:rsid w:val="00137962"/>
    <w:rsid w:val="00164C0F"/>
    <w:rsid w:val="00165FA1"/>
    <w:rsid w:val="00172F46"/>
    <w:rsid w:val="001749AA"/>
    <w:rsid w:val="00177A98"/>
    <w:rsid w:val="0019154D"/>
    <w:rsid w:val="00192E4A"/>
    <w:rsid w:val="00194AC0"/>
    <w:rsid w:val="001A0AD1"/>
    <w:rsid w:val="001A1730"/>
    <w:rsid w:val="001B094F"/>
    <w:rsid w:val="001B0E3E"/>
    <w:rsid w:val="001B2B3E"/>
    <w:rsid w:val="001B7D41"/>
    <w:rsid w:val="001E0AE1"/>
    <w:rsid w:val="001E6C3A"/>
    <w:rsid w:val="001F4F35"/>
    <w:rsid w:val="001F73BF"/>
    <w:rsid w:val="00203E9A"/>
    <w:rsid w:val="0020697B"/>
    <w:rsid w:val="0020706C"/>
    <w:rsid w:val="00232BBF"/>
    <w:rsid w:val="002429BB"/>
    <w:rsid w:val="00243B1D"/>
    <w:rsid w:val="0025063D"/>
    <w:rsid w:val="002514ED"/>
    <w:rsid w:val="00254DDB"/>
    <w:rsid w:val="00256690"/>
    <w:rsid w:val="002611E7"/>
    <w:rsid w:val="00265EAB"/>
    <w:rsid w:val="00273D63"/>
    <w:rsid w:val="002A6A7B"/>
    <w:rsid w:val="002C196F"/>
    <w:rsid w:val="002C570A"/>
    <w:rsid w:val="002C7C53"/>
    <w:rsid w:val="002E63D0"/>
    <w:rsid w:val="002F404F"/>
    <w:rsid w:val="002F5088"/>
    <w:rsid w:val="002F782E"/>
    <w:rsid w:val="00303ED2"/>
    <w:rsid w:val="003077A9"/>
    <w:rsid w:val="00310319"/>
    <w:rsid w:val="00353FEC"/>
    <w:rsid w:val="0036438A"/>
    <w:rsid w:val="003655B3"/>
    <w:rsid w:val="00372723"/>
    <w:rsid w:val="003A38D8"/>
    <w:rsid w:val="003A715F"/>
    <w:rsid w:val="003C4514"/>
    <w:rsid w:val="003D2E10"/>
    <w:rsid w:val="003D37A2"/>
    <w:rsid w:val="003E3E59"/>
    <w:rsid w:val="003E49D5"/>
    <w:rsid w:val="004132C8"/>
    <w:rsid w:val="00464FDD"/>
    <w:rsid w:val="00475747"/>
    <w:rsid w:val="00482802"/>
    <w:rsid w:val="00494299"/>
    <w:rsid w:val="00495BCF"/>
    <w:rsid w:val="004A654F"/>
    <w:rsid w:val="004E3B95"/>
    <w:rsid w:val="004E4951"/>
    <w:rsid w:val="004F0FAA"/>
    <w:rsid w:val="004F3E6F"/>
    <w:rsid w:val="005065DC"/>
    <w:rsid w:val="00506840"/>
    <w:rsid w:val="005173AD"/>
    <w:rsid w:val="00541C12"/>
    <w:rsid w:val="00547F80"/>
    <w:rsid w:val="005557AE"/>
    <w:rsid w:val="00556043"/>
    <w:rsid w:val="00563DE6"/>
    <w:rsid w:val="00570257"/>
    <w:rsid w:val="00574D15"/>
    <w:rsid w:val="00586FEB"/>
    <w:rsid w:val="005873F0"/>
    <w:rsid w:val="005A6032"/>
    <w:rsid w:val="005B76CB"/>
    <w:rsid w:val="005B76CD"/>
    <w:rsid w:val="005C0480"/>
    <w:rsid w:val="005D1E60"/>
    <w:rsid w:val="005E7468"/>
    <w:rsid w:val="005E7484"/>
    <w:rsid w:val="005F2960"/>
    <w:rsid w:val="005F7A93"/>
    <w:rsid w:val="006066A9"/>
    <w:rsid w:val="00611296"/>
    <w:rsid w:val="006232D5"/>
    <w:rsid w:val="00623820"/>
    <w:rsid w:val="006301C3"/>
    <w:rsid w:val="00637095"/>
    <w:rsid w:val="00651975"/>
    <w:rsid w:val="006626B8"/>
    <w:rsid w:val="00664A23"/>
    <w:rsid w:val="00670807"/>
    <w:rsid w:val="00673F9A"/>
    <w:rsid w:val="00675813"/>
    <w:rsid w:val="00697A15"/>
    <w:rsid w:val="006A6C62"/>
    <w:rsid w:val="006D03B6"/>
    <w:rsid w:val="006D0BE6"/>
    <w:rsid w:val="006D55DC"/>
    <w:rsid w:val="006D68F7"/>
    <w:rsid w:val="006F08BB"/>
    <w:rsid w:val="00700AB1"/>
    <w:rsid w:val="0070363B"/>
    <w:rsid w:val="00726B65"/>
    <w:rsid w:val="007351B0"/>
    <w:rsid w:val="007437DB"/>
    <w:rsid w:val="00764ADB"/>
    <w:rsid w:val="00765CD9"/>
    <w:rsid w:val="007B0CC3"/>
    <w:rsid w:val="007B2404"/>
    <w:rsid w:val="007B3B08"/>
    <w:rsid w:val="007E12D8"/>
    <w:rsid w:val="007E4DD7"/>
    <w:rsid w:val="0080186B"/>
    <w:rsid w:val="00824437"/>
    <w:rsid w:val="00827DE9"/>
    <w:rsid w:val="00844113"/>
    <w:rsid w:val="00856E88"/>
    <w:rsid w:val="0086582F"/>
    <w:rsid w:val="00871425"/>
    <w:rsid w:val="00886E59"/>
    <w:rsid w:val="008909EF"/>
    <w:rsid w:val="008B05E9"/>
    <w:rsid w:val="008B51D0"/>
    <w:rsid w:val="008C7DDF"/>
    <w:rsid w:val="008D4A45"/>
    <w:rsid w:val="008D5DC4"/>
    <w:rsid w:val="008D7913"/>
    <w:rsid w:val="008E643F"/>
    <w:rsid w:val="008F1200"/>
    <w:rsid w:val="00921C3E"/>
    <w:rsid w:val="00925356"/>
    <w:rsid w:val="009427D5"/>
    <w:rsid w:val="00947366"/>
    <w:rsid w:val="009479B1"/>
    <w:rsid w:val="00950B38"/>
    <w:rsid w:val="00956D76"/>
    <w:rsid w:val="00971AAE"/>
    <w:rsid w:val="009A7661"/>
    <w:rsid w:val="009C1BDD"/>
    <w:rsid w:val="009C61A9"/>
    <w:rsid w:val="009D72AF"/>
    <w:rsid w:val="009F3894"/>
    <w:rsid w:val="00A251DE"/>
    <w:rsid w:val="00A52EE0"/>
    <w:rsid w:val="00A54479"/>
    <w:rsid w:val="00A560DE"/>
    <w:rsid w:val="00A61FE9"/>
    <w:rsid w:val="00A6392F"/>
    <w:rsid w:val="00A9543C"/>
    <w:rsid w:val="00A97BE9"/>
    <w:rsid w:val="00AD04E8"/>
    <w:rsid w:val="00AD1E27"/>
    <w:rsid w:val="00AD2EFA"/>
    <w:rsid w:val="00AD4BA1"/>
    <w:rsid w:val="00AF1671"/>
    <w:rsid w:val="00AF3A8B"/>
    <w:rsid w:val="00B03918"/>
    <w:rsid w:val="00B1163F"/>
    <w:rsid w:val="00B2134D"/>
    <w:rsid w:val="00B27269"/>
    <w:rsid w:val="00B47A51"/>
    <w:rsid w:val="00B47F83"/>
    <w:rsid w:val="00B50A7C"/>
    <w:rsid w:val="00B55A8A"/>
    <w:rsid w:val="00B62252"/>
    <w:rsid w:val="00B716B0"/>
    <w:rsid w:val="00B743C1"/>
    <w:rsid w:val="00B952A2"/>
    <w:rsid w:val="00BB6A5C"/>
    <w:rsid w:val="00BC43C4"/>
    <w:rsid w:val="00BE0247"/>
    <w:rsid w:val="00C05565"/>
    <w:rsid w:val="00C15167"/>
    <w:rsid w:val="00C21101"/>
    <w:rsid w:val="00C3522C"/>
    <w:rsid w:val="00C44617"/>
    <w:rsid w:val="00C47521"/>
    <w:rsid w:val="00C54469"/>
    <w:rsid w:val="00C55607"/>
    <w:rsid w:val="00C564FA"/>
    <w:rsid w:val="00C60F70"/>
    <w:rsid w:val="00C6542B"/>
    <w:rsid w:val="00C733B3"/>
    <w:rsid w:val="00C75D0C"/>
    <w:rsid w:val="00C85502"/>
    <w:rsid w:val="00C8771A"/>
    <w:rsid w:val="00C97545"/>
    <w:rsid w:val="00CA3EAA"/>
    <w:rsid w:val="00CB3926"/>
    <w:rsid w:val="00CC1B47"/>
    <w:rsid w:val="00CE08E5"/>
    <w:rsid w:val="00CE27B4"/>
    <w:rsid w:val="00CF4CE0"/>
    <w:rsid w:val="00D04FA5"/>
    <w:rsid w:val="00D0504C"/>
    <w:rsid w:val="00D31B38"/>
    <w:rsid w:val="00D3590A"/>
    <w:rsid w:val="00D40E00"/>
    <w:rsid w:val="00D51B35"/>
    <w:rsid w:val="00D62B07"/>
    <w:rsid w:val="00D67E76"/>
    <w:rsid w:val="00D979C9"/>
    <w:rsid w:val="00DA21CE"/>
    <w:rsid w:val="00DA6FD1"/>
    <w:rsid w:val="00DB05F7"/>
    <w:rsid w:val="00DC1AB5"/>
    <w:rsid w:val="00DC4D32"/>
    <w:rsid w:val="00DC6C48"/>
    <w:rsid w:val="00DD2F4A"/>
    <w:rsid w:val="00DD6992"/>
    <w:rsid w:val="00DE46F1"/>
    <w:rsid w:val="00DF4E0F"/>
    <w:rsid w:val="00DF61E9"/>
    <w:rsid w:val="00E01654"/>
    <w:rsid w:val="00E02A1B"/>
    <w:rsid w:val="00E03F7D"/>
    <w:rsid w:val="00E04B81"/>
    <w:rsid w:val="00E14802"/>
    <w:rsid w:val="00E15CBF"/>
    <w:rsid w:val="00E25ABC"/>
    <w:rsid w:val="00E414D3"/>
    <w:rsid w:val="00E53DF2"/>
    <w:rsid w:val="00E62864"/>
    <w:rsid w:val="00E646E7"/>
    <w:rsid w:val="00E90D08"/>
    <w:rsid w:val="00EA7994"/>
    <w:rsid w:val="00EB336E"/>
    <w:rsid w:val="00EC1E6F"/>
    <w:rsid w:val="00EC50E1"/>
    <w:rsid w:val="00EE0E38"/>
    <w:rsid w:val="00EE7452"/>
    <w:rsid w:val="00EF0DC0"/>
    <w:rsid w:val="00F00364"/>
    <w:rsid w:val="00F10454"/>
    <w:rsid w:val="00F1494A"/>
    <w:rsid w:val="00F4180B"/>
    <w:rsid w:val="00F434E4"/>
    <w:rsid w:val="00F50BB6"/>
    <w:rsid w:val="00F5293F"/>
    <w:rsid w:val="00F53792"/>
    <w:rsid w:val="00F71512"/>
    <w:rsid w:val="00F77978"/>
    <w:rsid w:val="00F80AA6"/>
    <w:rsid w:val="00F81E91"/>
    <w:rsid w:val="00F92781"/>
    <w:rsid w:val="00F9515C"/>
    <w:rsid w:val="00F95A5C"/>
    <w:rsid w:val="00FB37D6"/>
    <w:rsid w:val="00FC08F8"/>
    <w:rsid w:val="00FC45F2"/>
    <w:rsid w:val="00FF26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1BE18"/>
  <w15:chartTrackingRefBased/>
  <w15:docId w15:val="{2C253D82-ED9C-4DCD-93C1-B4D6ECC6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6</Pages>
  <Words>2228</Words>
  <Characters>12700</Characters>
  <Application>Microsoft Office Word</Application>
  <DocSecurity>0</DocSecurity>
  <Lines>105</Lines>
  <Paragraphs>29</Paragraphs>
  <ScaleCrop>false</ScaleCrop>
  <Company>海洋大學</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cp:lastModifiedBy>冠穎 陳</cp:lastModifiedBy>
  <cp:revision>53</cp:revision>
  <cp:lastPrinted>2016-03-28T14:22:00Z</cp:lastPrinted>
  <dcterms:created xsi:type="dcterms:W3CDTF">2026-04-18T12:25:00Z</dcterms:created>
  <dcterms:modified xsi:type="dcterms:W3CDTF">2026-04-30T06:44:00Z</dcterms:modified>
</cp:coreProperties>
</file>